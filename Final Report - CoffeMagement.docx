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3C094" w14:textId="77777777" w:rsidR="00A461BE" w:rsidRDefault="00A461BE" w:rsidP="00A461BE">
      <w:pPr>
        <w:jc w:val="center"/>
        <w:rPr>
          <w:rFonts w:ascii="Times New Roman" w:hAnsi="Times New Roman" w:cs="Times New Roman"/>
          <w:sz w:val="26"/>
          <w:szCs w:val="26"/>
        </w:rPr>
      </w:pPr>
      <w:bookmarkStart w:id="0" w:name="_Hlk36444180"/>
      <w:bookmarkEnd w:id="0"/>
      <w:r>
        <w:rPr>
          <w:rFonts w:ascii="Times New Roman" w:hAnsi="Times New Roman" w:cs="Times New Roman"/>
          <w:noProof/>
          <w:sz w:val="26"/>
          <w:szCs w:val="26"/>
        </w:rPr>
        <w:drawing>
          <wp:inline distT="0" distB="0" distL="0" distR="0" wp14:anchorId="7AC10AEB" wp14:editId="5ACCC3EB">
            <wp:extent cx="2571493" cy="1133475"/>
            <wp:effectExtent l="0" t="0" r="635" b="0"/>
            <wp:docPr id="1" name="Picture 1" descr="Image result for logo Äáº¡i há»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Äáº¡i há»c FPT"/>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584679" cy="1139287"/>
                    </a:xfrm>
                    <a:prstGeom prst="rect">
                      <a:avLst/>
                    </a:prstGeom>
                    <a:noFill/>
                    <a:ln>
                      <a:noFill/>
                    </a:ln>
                  </pic:spPr>
                </pic:pic>
              </a:graphicData>
            </a:graphic>
          </wp:inline>
        </w:drawing>
      </w:r>
    </w:p>
    <w:p w14:paraId="094FE0EF" w14:textId="77777777" w:rsidR="00A461BE" w:rsidRPr="000E41D1" w:rsidRDefault="00A461BE" w:rsidP="00A461BE">
      <w:pPr>
        <w:jc w:val="center"/>
        <w:rPr>
          <w:rFonts w:ascii="Times New Roman" w:hAnsi="Times New Roman" w:cs="Times New Roman"/>
          <w:sz w:val="50"/>
          <w:szCs w:val="50"/>
        </w:rPr>
      </w:pPr>
    </w:p>
    <w:p w14:paraId="5874EB44" w14:textId="77777777" w:rsidR="00A461BE" w:rsidRDefault="00A461BE" w:rsidP="00A461BE">
      <w:pPr>
        <w:rPr>
          <w:rFonts w:ascii="Times New Roman" w:hAnsi="Times New Roman" w:cs="Times New Roman"/>
          <w:sz w:val="50"/>
          <w:szCs w:val="50"/>
        </w:rPr>
      </w:pPr>
    </w:p>
    <w:p w14:paraId="1872839F" w14:textId="77777777" w:rsidR="00A461BE" w:rsidRDefault="00A461BE" w:rsidP="00A461BE">
      <w:pPr>
        <w:jc w:val="center"/>
        <w:rPr>
          <w:rFonts w:ascii="Times New Roman" w:hAnsi="Times New Roman" w:cs="Times New Roman"/>
          <w:sz w:val="50"/>
          <w:szCs w:val="50"/>
        </w:rPr>
      </w:pPr>
      <w:r w:rsidRPr="000E41D1">
        <w:rPr>
          <w:rFonts w:ascii="Times New Roman" w:hAnsi="Times New Roman" w:cs="Times New Roman"/>
          <w:sz w:val="50"/>
          <w:szCs w:val="50"/>
        </w:rPr>
        <w:t>ASSIGNMENT</w:t>
      </w:r>
    </w:p>
    <w:p w14:paraId="7C301E29" w14:textId="77777777" w:rsidR="00A461BE" w:rsidRDefault="00A461BE" w:rsidP="00A461BE">
      <w:pPr>
        <w:jc w:val="center"/>
        <w:rPr>
          <w:rFonts w:ascii="Times New Roman" w:hAnsi="Times New Roman" w:cs="Times New Roman"/>
          <w:sz w:val="30"/>
          <w:szCs w:val="30"/>
        </w:rPr>
      </w:pPr>
    </w:p>
    <w:p w14:paraId="5D01FBF6" w14:textId="77777777" w:rsidR="00A461BE" w:rsidRPr="000E41D1" w:rsidRDefault="00A461BE" w:rsidP="00A461BE">
      <w:pPr>
        <w:jc w:val="center"/>
        <w:rPr>
          <w:rFonts w:ascii="Times New Roman" w:hAnsi="Times New Roman" w:cs="Times New Roman"/>
          <w:sz w:val="40"/>
          <w:szCs w:val="40"/>
        </w:rPr>
      </w:pPr>
      <w:r w:rsidRPr="000E41D1">
        <w:rPr>
          <w:rFonts w:ascii="Times New Roman" w:hAnsi="Times New Roman" w:cs="Times New Roman"/>
          <w:sz w:val="40"/>
          <w:szCs w:val="40"/>
        </w:rPr>
        <w:t>Topic</w:t>
      </w:r>
    </w:p>
    <w:p w14:paraId="302BE9F4" w14:textId="77777777" w:rsidR="00A461BE" w:rsidRDefault="00A461BE" w:rsidP="00A461BE">
      <w:pPr>
        <w:jc w:val="center"/>
        <w:rPr>
          <w:rFonts w:ascii="Times New Roman" w:hAnsi="Times New Roman" w:cs="Times New Roman"/>
          <w:sz w:val="30"/>
          <w:szCs w:val="30"/>
        </w:rPr>
      </w:pPr>
    </w:p>
    <w:p w14:paraId="1FBB0A76" w14:textId="77777777" w:rsidR="00A461BE" w:rsidRDefault="00A461BE" w:rsidP="00A461BE">
      <w:pPr>
        <w:jc w:val="center"/>
        <w:rPr>
          <w:rFonts w:ascii="Times New Roman" w:hAnsi="Times New Roman" w:cs="Times New Roman"/>
          <w:sz w:val="50"/>
          <w:szCs w:val="50"/>
        </w:rPr>
      </w:pPr>
      <w:r w:rsidRPr="000E41D1">
        <w:rPr>
          <w:rFonts w:ascii="Times New Roman" w:hAnsi="Times New Roman" w:cs="Times New Roman"/>
          <w:sz w:val="50"/>
          <w:szCs w:val="50"/>
        </w:rPr>
        <w:t>Coffee Management</w:t>
      </w:r>
    </w:p>
    <w:p w14:paraId="658D1C05" w14:textId="77777777" w:rsidR="00A461BE" w:rsidRDefault="00A461BE" w:rsidP="00A461BE">
      <w:pPr>
        <w:rPr>
          <w:rFonts w:ascii="Times New Roman" w:hAnsi="Times New Roman" w:cs="Times New Roman"/>
          <w:sz w:val="50"/>
          <w:szCs w:val="50"/>
        </w:rPr>
      </w:pPr>
    </w:p>
    <w:p w14:paraId="7178CCC5" w14:textId="77777777" w:rsidR="00A461BE" w:rsidRDefault="00A461BE" w:rsidP="00A461BE">
      <w:pPr>
        <w:jc w:val="center"/>
        <w:rPr>
          <w:rFonts w:ascii="Times New Roman" w:hAnsi="Times New Roman" w:cs="Times New Roman"/>
          <w:sz w:val="50"/>
          <w:szCs w:val="50"/>
        </w:rPr>
      </w:pPr>
    </w:p>
    <w:p w14:paraId="4254A36B" w14:textId="77777777" w:rsidR="00A461BE" w:rsidRDefault="00A461BE" w:rsidP="00A461BE">
      <w:pPr>
        <w:jc w:val="center"/>
        <w:rPr>
          <w:rFonts w:ascii="Times New Roman" w:hAnsi="Times New Roman" w:cs="Times New Roman"/>
          <w:sz w:val="40"/>
          <w:szCs w:val="40"/>
        </w:rPr>
      </w:pPr>
      <w:r>
        <w:rPr>
          <w:rFonts w:ascii="Times New Roman" w:hAnsi="Times New Roman" w:cs="Times New Roman"/>
          <w:sz w:val="40"/>
          <w:szCs w:val="40"/>
        </w:rPr>
        <w:t>Group 4:</w:t>
      </w:r>
    </w:p>
    <w:p w14:paraId="440E1178" w14:textId="77777777" w:rsidR="00A461BE" w:rsidRDefault="00A461BE" w:rsidP="00A461BE">
      <w:pPr>
        <w:jc w:val="center"/>
        <w:rPr>
          <w:rFonts w:ascii="Times New Roman" w:hAnsi="Times New Roman" w:cs="Times New Roman"/>
          <w:sz w:val="40"/>
          <w:szCs w:val="40"/>
        </w:rPr>
      </w:pPr>
      <w:r>
        <w:rPr>
          <w:rFonts w:ascii="Times New Roman" w:hAnsi="Times New Roman" w:cs="Times New Roman"/>
          <w:sz w:val="40"/>
          <w:szCs w:val="40"/>
        </w:rPr>
        <w:t>Le Duc Hoa - Nguyen Thi Diem Huong</w:t>
      </w:r>
    </w:p>
    <w:p w14:paraId="6AC0FB03" w14:textId="77777777" w:rsidR="00A461BE" w:rsidRDefault="00A461BE" w:rsidP="00A461BE">
      <w:pPr>
        <w:jc w:val="center"/>
        <w:rPr>
          <w:rFonts w:ascii="Times New Roman" w:hAnsi="Times New Roman" w:cs="Times New Roman"/>
          <w:sz w:val="40"/>
          <w:szCs w:val="40"/>
        </w:rPr>
      </w:pPr>
      <w:r>
        <w:rPr>
          <w:rFonts w:ascii="Times New Roman" w:hAnsi="Times New Roman" w:cs="Times New Roman"/>
          <w:sz w:val="40"/>
          <w:szCs w:val="40"/>
        </w:rPr>
        <w:t>Vuong Dinh Nguyen - Nguyen Huu Ly</w:t>
      </w:r>
    </w:p>
    <w:p w14:paraId="086A9ACE" w14:textId="77777777" w:rsidR="00A461BE" w:rsidRDefault="00A461BE" w:rsidP="00A461BE">
      <w:pPr>
        <w:jc w:val="center"/>
        <w:rPr>
          <w:rFonts w:ascii="Times New Roman" w:hAnsi="Times New Roman" w:cs="Times New Roman"/>
          <w:sz w:val="40"/>
          <w:szCs w:val="40"/>
        </w:rPr>
      </w:pPr>
    </w:p>
    <w:p w14:paraId="7CC175D9" w14:textId="77777777" w:rsidR="00A461BE" w:rsidRDefault="00A461BE" w:rsidP="00A461BE">
      <w:pPr>
        <w:jc w:val="center"/>
        <w:rPr>
          <w:rFonts w:ascii="Times New Roman" w:hAnsi="Times New Roman" w:cs="Times New Roman"/>
          <w:sz w:val="30"/>
          <w:szCs w:val="30"/>
        </w:rPr>
      </w:pPr>
    </w:p>
    <w:p w14:paraId="24D2FBB2" w14:textId="77777777" w:rsidR="00A461BE" w:rsidRDefault="00A461BE" w:rsidP="00A461BE">
      <w:pPr>
        <w:jc w:val="center"/>
        <w:rPr>
          <w:rFonts w:ascii="Times New Roman" w:hAnsi="Times New Roman" w:cs="Times New Roman"/>
          <w:sz w:val="30"/>
          <w:szCs w:val="30"/>
        </w:rPr>
      </w:pPr>
    </w:p>
    <w:p w14:paraId="4D0EAADD" w14:textId="77777777" w:rsidR="00A461BE" w:rsidRDefault="00A461BE" w:rsidP="00A461BE">
      <w:pPr>
        <w:jc w:val="center"/>
        <w:rPr>
          <w:rFonts w:ascii="Times New Roman" w:hAnsi="Times New Roman" w:cs="Times New Roman"/>
          <w:sz w:val="30"/>
          <w:szCs w:val="30"/>
        </w:rPr>
      </w:pPr>
    </w:p>
    <w:p w14:paraId="46BDB9E6" w14:textId="77777777" w:rsidR="00A461BE" w:rsidRDefault="00A461BE" w:rsidP="00A461BE">
      <w:pPr>
        <w:jc w:val="center"/>
        <w:rPr>
          <w:rFonts w:ascii="Times New Roman" w:hAnsi="Times New Roman" w:cs="Times New Roman"/>
          <w:sz w:val="30"/>
          <w:szCs w:val="30"/>
        </w:rPr>
      </w:pPr>
      <w:r w:rsidRPr="000E41D1">
        <w:rPr>
          <w:rFonts w:ascii="Times New Roman" w:hAnsi="Times New Roman" w:cs="Times New Roman"/>
          <w:sz w:val="30"/>
          <w:szCs w:val="30"/>
        </w:rPr>
        <w:t>Can Tho, February 25, 2020</w:t>
      </w:r>
    </w:p>
    <w:p w14:paraId="77918FAF" w14:textId="77777777" w:rsidR="00A461BE" w:rsidRDefault="00A461BE" w:rsidP="00A461BE">
      <w:pPr>
        <w:pStyle w:val="BodyText"/>
        <w:kinsoku w:val="0"/>
        <w:overflowPunct w:val="0"/>
        <w:spacing w:line="362" w:lineRule="exact"/>
        <w:ind w:left="1291" w:right="1291"/>
        <w:jc w:val="center"/>
        <w:rPr>
          <w:b w:val="0"/>
          <w:bCs w:val="0"/>
          <w:sz w:val="36"/>
          <w:szCs w:val="36"/>
        </w:rPr>
      </w:pPr>
    </w:p>
    <w:p w14:paraId="26421254" w14:textId="77777777" w:rsidR="00A461BE" w:rsidRDefault="00A461BE" w:rsidP="00A461BE">
      <w:pPr>
        <w:pStyle w:val="BodyText"/>
        <w:kinsoku w:val="0"/>
        <w:overflowPunct w:val="0"/>
        <w:spacing w:line="362" w:lineRule="exact"/>
        <w:ind w:left="1291" w:right="1291"/>
        <w:jc w:val="center"/>
        <w:rPr>
          <w:b w:val="0"/>
          <w:bCs w:val="0"/>
          <w:sz w:val="26"/>
          <w:szCs w:val="26"/>
        </w:rPr>
      </w:pPr>
    </w:p>
    <w:p w14:paraId="4FC5EDC4" w14:textId="77777777" w:rsidR="00A461BE" w:rsidRDefault="00A461BE" w:rsidP="00A461BE">
      <w:pPr>
        <w:pStyle w:val="BodyText"/>
        <w:kinsoku w:val="0"/>
        <w:overflowPunct w:val="0"/>
        <w:spacing w:line="362" w:lineRule="exact"/>
        <w:ind w:left="1291" w:right="1291"/>
        <w:jc w:val="center"/>
        <w:rPr>
          <w:b w:val="0"/>
          <w:bCs w:val="0"/>
          <w:sz w:val="26"/>
          <w:szCs w:val="26"/>
        </w:rPr>
      </w:pPr>
    </w:p>
    <w:p w14:paraId="773F5C74" w14:textId="77777777" w:rsidR="00A461BE" w:rsidRDefault="00A461BE" w:rsidP="00A461BE">
      <w:pPr>
        <w:pStyle w:val="BodyText"/>
        <w:kinsoku w:val="0"/>
        <w:overflowPunct w:val="0"/>
        <w:spacing w:line="362" w:lineRule="exact"/>
        <w:ind w:left="1291" w:right="1291"/>
        <w:jc w:val="center"/>
        <w:rPr>
          <w:b w:val="0"/>
          <w:bCs w:val="0"/>
          <w:sz w:val="26"/>
          <w:szCs w:val="26"/>
        </w:rPr>
      </w:pPr>
      <w:r>
        <w:rPr>
          <w:b w:val="0"/>
          <w:bCs w:val="0"/>
          <w:sz w:val="26"/>
          <w:szCs w:val="26"/>
        </w:rPr>
        <w:t>Feeback from Dr. HuongLH</w:t>
      </w:r>
    </w:p>
    <w:p w14:paraId="54CACFB1" w14:textId="77777777" w:rsidR="00A461BE" w:rsidRPr="00EC36F1" w:rsidRDefault="00A461BE" w:rsidP="00A461BE">
      <w:pPr>
        <w:pStyle w:val="BodyText"/>
        <w:kinsoku w:val="0"/>
        <w:overflowPunct w:val="0"/>
        <w:spacing w:line="362" w:lineRule="exact"/>
        <w:ind w:left="1291" w:right="1291"/>
        <w:jc w:val="center"/>
        <w:rPr>
          <w:b w:val="0"/>
          <w:bCs w:val="0"/>
          <w:sz w:val="26"/>
          <w:szCs w:val="26"/>
        </w:rPr>
      </w:pPr>
    </w:p>
    <w:p w14:paraId="038E9564" w14:textId="77777777" w:rsidR="00A461BE" w:rsidRPr="00EC36F1" w:rsidRDefault="00A461BE" w:rsidP="00A461BE">
      <w:pPr>
        <w:pStyle w:val="BodyText"/>
        <w:kinsoku w:val="0"/>
        <w:overflowPunct w:val="0"/>
        <w:spacing w:before="28"/>
        <w:ind w:left="1291" w:right="1291"/>
        <w:jc w:val="center"/>
        <w:rPr>
          <w:rFonts w:ascii="Wingdings 2" w:hAnsi="Wingdings 2" w:cs="Wingdings 2" w:hint="eastAsia"/>
          <w:b w:val="0"/>
          <w:bCs w:val="0"/>
          <w:sz w:val="26"/>
          <w:szCs w:val="26"/>
        </w:rPr>
      </w:pPr>
      <w:bookmarkStart w:id="1" w:name=""/>
      <w:bookmarkEnd w:id="1"/>
      <w:r w:rsidRPr="00EC36F1">
        <w:rPr>
          <w:rFonts w:ascii="Wingdings 2" w:hAnsi="Wingdings 2" w:cs="Wingdings 2"/>
          <w:b w:val="0"/>
          <w:bCs w:val="0"/>
          <w:sz w:val="26"/>
          <w:szCs w:val="26"/>
        </w:rPr>
        <w:t></w:t>
      </w:r>
      <w:r w:rsidRPr="00EC36F1">
        <w:rPr>
          <w:rFonts w:ascii="Webdings" w:hAnsi="Webdings" w:cs="Webdings"/>
          <w:b w:val="0"/>
          <w:bCs w:val="0"/>
          <w:sz w:val="26"/>
          <w:szCs w:val="26"/>
        </w:rPr>
        <w:t></w:t>
      </w:r>
      <w:r w:rsidRPr="00EC36F1">
        <w:rPr>
          <w:rFonts w:ascii="Wingdings 2" w:hAnsi="Wingdings 2" w:cs="Wingdings 2"/>
          <w:b w:val="0"/>
          <w:bCs w:val="0"/>
          <w:sz w:val="26"/>
          <w:szCs w:val="26"/>
        </w:rPr>
        <w:t></w:t>
      </w:r>
    </w:p>
    <w:p w14:paraId="1005D9E0" w14:textId="77777777" w:rsidR="00A461BE" w:rsidRPr="00EC36F1" w:rsidRDefault="00A461BE" w:rsidP="00A461BE">
      <w:pPr>
        <w:pStyle w:val="BodyText"/>
        <w:kinsoku w:val="0"/>
        <w:overflowPunct w:val="0"/>
        <w:spacing w:line="276" w:lineRule="exact"/>
        <w:jc w:val="both"/>
        <w:rPr>
          <w:sz w:val="26"/>
          <w:szCs w:val="26"/>
        </w:rPr>
      </w:pPr>
      <w:r w:rsidRPr="00EC36F1">
        <w:rPr>
          <w:sz w:val="26"/>
          <w:szCs w:val="26"/>
        </w:rPr>
        <w:t>......................................................................................................................................</w:t>
      </w:r>
    </w:p>
    <w:p w14:paraId="4B8410DC" w14:textId="77777777" w:rsidR="00A461BE" w:rsidRPr="00EC36F1" w:rsidRDefault="00A461BE" w:rsidP="00A461BE">
      <w:pPr>
        <w:pStyle w:val="BodyText"/>
        <w:kinsoku w:val="0"/>
        <w:overflowPunct w:val="0"/>
        <w:spacing w:before="183"/>
        <w:jc w:val="both"/>
        <w:rPr>
          <w:sz w:val="26"/>
          <w:szCs w:val="26"/>
        </w:rPr>
      </w:pPr>
      <w:r w:rsidRPr="00EC36F1">
        <w:rPr>
          <w:sz w:val="26"/>
          <w:szCs w:val="26"/>
        </w:rPr>
        <w:t>......................................................................................................................................</w:t>
      </w:r>
    </w:p>
    <w:p w14:paraId="2487A163" w14:textId="77777777" w:rsidR="00A461BE" w:rsidRPr="00EC36F1" w:rsidRDefault="00A461BE" w:rsidP="00A461BE">
      <w:pPr>
        <w:pStyle w:val="BodyText"/>
        <w:kinsoku w:val="0"/>
        <w:overflowPunct w:val="0"/>
        <w:spacing w:before="184"/>
        <w:jc w:val="both"/>
        <w:rPr>
          <w:sz w:val="26"/>
          <w:szCs w:val="26"/>
        </w:rPr>
      </w:pPr>
      <w:r w:rsidRPr="00EC36F1">
        <w:rPr>
          <w:sz w:val="26"/>
          <w:szCs w:val="26"/>
        </w:rPr>
        <w:t>......................................................................................................................................</w:t>
      </w:r>
    </w:p>
    <w:p w14:paraId="0247282A" w14:textId="77777777" w:rsidR="00A461BE" w:rsidRPr="00EC36F1" w:rsidRDefault="00A461BE" w:rsidP="00A461BE">
      <w:pPr>
        <w:pStyle w:val="BodyText"/>
        <w:kinsoku w:val="0"/>
        <w:overflowPunct w:val="0"/>
        <w:jc w:val="both"/>
        <w:rPr>
          <w:sz w:val="26"/>
          <w:szCs w:val="26"/>
        </w:rPr>
      </w:pPr>
      <w:r w:rsidRPr="00EC36F1">
        <w:rPr>
          <w:sz w:val="26"/>
          <w:szCs w:val="26"/>
        </w:rPr>
        <w:t>......................................................................................................................................</w:t>
      </w:r>
    </w:p>
    <w:p w14:paraId="7EDC7486" w14:textId="77777777" w:rsidR="00A461BE" w:rsidRPr="00EC36F1" w:rsidRDefault="00A461BE" w:rsidP="00A461BE">
      <w:pPr>
        <w:pStyle w:val="BodyText"/>
        <w:kinsoku w:val="0"/>
        <w:overflowPunct w:val="0"/>
        <w:spacing w:before="184"/>
        <w:jc w:val="both"/>
        <w:rPr>
          <w:sz w:val="26"/>
          <w:szCs w:val="26"/>
        </w:rPr>
      </w:pPr>
      <w:r w:rsidRPr="00EC36F1">
        <w:rPr>
          <w:sz w:val="26"/>
          <w:szCs w:val="26"/>
        </w:rPr>
        <w:t>......................................................................................................................................</w:t>
      </w:r>
    </w:p>
    <w:p w14:paraId="6A6F2B65" w14:textId="77777777" w:rsidR="00A461BE" w:rsidRPr="00EC36F1" w:rsidRDefault="00A461BE" w:rsidP="00A461BE">
      <w:pPr>
        <w:pStyle w:val="BodyText"/>
        <w:kinsoku w:val="0"/>
        <w:overflowPunct w:val="0"/>
        <w:jc w:val="both"/>
        <w:rPr>
          <w:sz w:val="26"/>
          <w:szCs w:val="26"/>
        </w:rPr>
      </w:pPr>
      <w:r w:rsidRPr="00EC36F1">
        <w:rPr>
          <w:sz w:val="26"/>
          <w:szCs w:val="26"/>
        </w:rPr>
        <w:t>......................................................................................................................................</w:t>
      </w:r>
    </w:p>
    <w:p w14:paraId="45E0B60E" w14:textId="77777777" w:rsidR="00A461BE" w:rsidRPr="00EC36F1" w:rsidRDefault="00A461BE" w:rsidP="00A461BE">
      <w:pPr>
        <w:pStyle w:val="BodyText"/>
        <w:kinsoku w:val="0"/>
        <w:overflowPunct w:val="0"/>
        <w:spacing w:before="184"/>
        <w:jc w:val="both"/>
        <w:rPr>
          <w:sz w:val="26"/>
          <w:szCs w:val="26"/>
        </w:rPr>
      </w:pPr>
      <w:r w:rsidRPr="00EC36F1">
        <w:rPr>
          <w:sz w:val="26"/>
          <w:szCs w:val="26"/>
        </w:rPr>
        <w:t>......................................................................................................................................</w:t>
      </w:r>
    </w:p>
    <w:p w14:paraId="58B5144C" w14:textId="77777777" w:rsidR="00A461BE" w:rsidRPr="00EC36F1" w:rsidRDefault="00A461BE" w:rsidP="00A461BE">
      <w:pPr>
        <w:pStyle w:val="BodyText"/>
        <w:kinsoku w:val="0"/>
        <w:overflowPunct w:val="0"/>
        <w:jc w:val="both"/>
        <w:rPr>
          <w:sz w:val="26"/>
          <w:szCs w:val="26"/>
        </w:rPr>
      </w:pPr>
      <w:r w:rsidRPr="00EC36F1">
        <w:rPr>
          <w:sz w:val="26"/>
          <w:szCs w:val="26"/>
        </w:rPr>
        <w:t>......................................................................................................................................</w:t>
      </w:r>
    </w:p>
    <w:p w14:paraId="35D87FF3" w14:textId="77777777" w:rsidR="00A461BE" w:rsidRPr="00EC36F1" w:rsidRDefault="00A461BE" w:rsidP="00A461BE">
      <w:pPr>
        <w:pStyle w:val="BodyText"/>
        <w:kinsoku w:val="0"/>
        <w:overflowPunct w:val="0"/>
        <w:spacing w:before="184"/>
        <w:jc w:val="both"/>
        <w:rPr>
          <w:sz w:val="26"/>
          <w:szCs w:val="26"/>
        </w:rPr>
      </w:pPr>
      <w:r w:rsidRPr="00EC36F1">
        <w:rPr>
          <w:sz w:val="26"/>
          <w:szCs w:val="26"/>
        </w:rPr>
        <w:t>......................................................................................................................................</w:t>
      </w:r>
    </w:p>
    <w:p w14:paraId="4DB16D09" w14:textId="77777777" w:rsidR="00A461BE" w:rsidRPr="00EC36F1" w:rsidRDefault="00A461BE" w:rsidP="00A461BE">
      <w:pPr>
        <w:pStyle w:val="BodyText"/>
        <w:kinsoku w:val="0"/>
        <w:overflowPunct w:val="0"/>
        <w:spacing w:before="177"/>
        <w:jc w:val="both"/>
        <w:rPr>
          <w:sz w:val="26"/>
          <w:szCs w:val="26"/>
        </w:rPr>
      </w:pPr>
      <w:r w:rsidRPr="00EC36F1">
        <w:rPr>
          <w:sz w:val="26"/>
          <w:szCs w:val="26"/>
        </w:rPr>
        <w:t>......................................................................................................................................</w:t>
      </w:r>
    </w:p>
    <w:p w14:paraId="2AB0D15B" w14:textId="77777777" w:rsidR="00A461BE" w:rsidRPr="00EC36F1" w:rsidRDefault="00A461BE" w:rsidP="00A461BE">
      <w:pPr>
        <w:pStyle w:val="BodyText"/>
        <w:kinsoku w:val="0"/>
        <w:overflowPunct w:val="0"/>
        <w:spacing w:before="183"/>
        <w:jc w:val="both"/>
        <w:rPr>
          <w:sz w:val="26"/>
          <w:szCs w:val="26"/>
        </w:rPr>
      </w:pPr>
      <w:r w:rsidRPr="00EC36F1">
        <w:rPr>
          <w:sz w:val="26"/>
          <w:szCs w:val="26"/>
        </w:rPr>
        <w:t>......................................................................................................................................</w:t>
      </w:r>
    </w:p>
    <w:p w14:paraId="5C5C56CA" w14:textId="77777777" w:rsidR="00A461BE" w:rsidRPr="00EC36F1" w:rsidRDefault="00A461BE" w:rsidP="00A461BE">
      <w:pPr>
        <w:pStyle w:val="BodyText"/>
        <w:kinsoku w:val="0"/>
        <w:overflowPunct w:val="0"/>
        <w:spacing w:before="177"/>
        <w:jc w:val="both"/>
        <w:rPr>
          <w:sz w:val="26"/>
          <w:szCs w:val="26"/>
        </w:rPr>
      </w:pPr>
      <w:r w:rsidRPr="00EC36F1">
        <w:rPr>
          <w:sz w:val="26"/>
          <w:szCs w:val="26"/>
        </w:rPr>
        <w:t>......................................................................................................................................</w:t>
      </w:r>
    </w:p>
    <w:p w14:paraId="5D7A6F34" w14:textId="77777777" w:rsidR="00A461BE" w:rsidRPr="00EC36F1" w:rsidRDefault="00A461BE" w:rsidP="00A461BE">
      <w:pPr>
        <w:pStyle w:val="BodyText"/>
        <w:kinsoku w:val="0"/>
        <w:overflowPunct w:val="0"/>
        <w:spacing w:before="183"/>
        <w:jc w:val="both"/>
        <w:rPr>
          <w:sz w:val="26"/>
          <w:szCs w:val="26"/>
        </w:rPr>
      </w:pPr>
      <w:r w:rsidRPr="00EC36F1">
        <w:rPr>
          <w:sz w:val="26"/>
          <w:szCs w:val="26"/>
        </w:rPr>
        <w:t>......................................................................................................................................</w:t>
      </w:r>
    </w:p>
    <w:p w14:paraId="3D090657" w14:textId="77777777" w:rsidR="00A461BE" w:rsidRPr="00EC36F1" w:rsidRDefault="00A461BE" w:rsidP="00A461BE">
      <w:pPr>
        <w:pStyle w:val="BodyText"/>
        <w:kinsoku w:val="0"/>
        <w:overflowPunct w:val="0"/>
        <w:jc w:val="both"/>
        <w:rPr>
          <w:sz w:val="26"/>
          <w:szCs w:val="26"/>
        </w:rPr>
      </w:pPr>
      <w:r w:rsidRPr="00EC36F1">
        <w:rPr>
          <w:sz w:val="26"/>
          <w:szCs w:val="26"/>
        </w:rPr>
        <w:t>......................................................................................................................................</w:t>
      </w:r>
    </w:p>
    <w:p w14:paraId="1E451964" w14:textId="77777777" w:rsidR="00A461BE" w:rsidRPr="00EC36F1" w:rsidRDefault="00A461BE" w:rsidP="00A461BE">
      <w:pPr>
        <w:pStyle w:val="BodyText"/>
        <w:kinsoku w:val="0"/>
        <w:overflowPunct w:val="0"/>
        <w:spacing w:before="177"/>
        <w:jc w:val="both"/>
        <w:rPr>
          <w:sz w:val="26"/>
          <w:szCs w:val="26"/>
        </w:rPr>
      </w:pPr>
      <w:r w:rsidRPr="00EC36F1">
        <w:rPr>
          <w:sz w:val="26"/>
          <w:szCs w:val="26"/>
        </w:rPr>
        <w:t>......................................................................................................................................</w:t>
      </w:r>
    </w:p>
    <w:p w14:paraId="5BEBC660" w14:textId="77777777" w:rsidR="00A461BE" w:rsidRPr="00EC36F1" w:rsidRDefault="00A461BE" w:rsidP="00A461BE">
      <w:pPr>
        <w:pStyle w:val="BodyText"/>
        <w:kinsoku w:val="0"/>
        <w:overflowPunct w:val="0"/>
        <w:spacing w:before="184"/>
        <w:jc w:val="both"/>
        <w:rPr>
          <w:sz w:val="26"/>
          <w:szCs w:val="26"/>
        </w:rPr>
      </w:pPr>
      <w:r w:rsidRPr="00EC36F1">
        <w:rPr>
          <w:sz w:val="26"/>
          <w:szCs w:val="26"/>
        </w:rPr>
        <w:t>......................................................................................................................................</w:t>
      </w:r>
    </w:p>
    <w:p w14:paraId="7F2641CA" w14:textId="77777777" w:rsidR="00A461BE" w:rsidRPr="00EC36F1" w:rsidRDefault="00A461BE" w:rsidP="00A461BE">
      <w:pPr>
        <w:pStyle w:val="BodyText"/>
        <w:kinsoku w:val="0"/>
        <w:overflowPunct w:val="0"/>
        <w:jc w:val="both"/>
        <w:rPr>
          <w:sz w:val="26"/>
          <w:szCs w:val="26"/>
        </w:rPr>
      </w:pPr>
      <w:r w:rsidRPr="00EC36F1">
        <w:rPr>
          <w:sz w:val="26"/>
          <w:szCs w:val="26"/>
        </w:rPr>
        <w:t>......................................................................................................................................</w:t>
      </w:r>
    </w:p>
    <w:p w14:paraId="79B6D851" w14:textId="77777777" w:rsidR="00A461BE" w:rsidRPr="00EC36F1" w:rsidRDefault="00A461BE" w:rsidP="00A461BE">
      <w:pPr>
        <w:pStyle w:val="BodyText"/>
        <w:kinsoku w:val="0"/>
        <w:overflowPunct w:val="0"/>
        <w:spacing w:before="184"/>
        <w:jc w:val="both"/>
        <w:rPr>
          <w:sz w:val="26"/>
          <w:szCs w:val="26"/>
        </w:rPr>
      </w:pPr>
      <w:r w:rsidRPr="00EC36F1">
        <w:rPr>
          <w:sz w:val="26"/>
          <w:szCs w:val="26"/>
        </w:rPr>
        <w:t>......................................................................................................................................</w:t>
      </w:r>
    </w:p>
    <w:p w14:paraId="76959807" w14:textId="77777777" w:rsidR="00A461BE" w:rsidRDefault="00A461BE" w:rsidP="00A461BE">
      <w:pPr>
        <w:ind w:left="4320" w:right="600" w:firstLine="720"/>
        <w:jc w:val="center"/>
        <w:rPr>
          <w:rFonts w:ascii="Times New Roman" w:hAnsi="Times New Roman" w:cs="Times New Roman"/>
          <w:sz w:val="30"/>
          <w:szCs w:val="30"/>
        </w:rPr>
      </w:pPr>
      <w:r>
        <w:rPr>
          <w:rFonts w:ascii="Times New Roman" w:hAnsi="Times New Roman" w:cs="Times New Roman"/>
          <w:sz w:val="30"/>
          <w:szCs w:val="30"/>
        </w:rPr>
        <w:t xml:space="preserve">  </w:t>
      </w:r>
      <w:r w:rsidRPr="000E41D1">
        <w:rPr>
          <w:rFonts w:ascii="Times New Roman" w:hAnsi="Times New Roman" w:cs="Times New Roman"/>
          <w:sz w:val="30"/>
          <w:szCs w:val="30"/>
        </w:rPr>
        <w:t>Can Tho, February 25, 2020</w:t>
      </w:r>
    </w:p>
    <w:p w14:paraId="63F64771" w14:textId="77777777" w:rsidR="00A461BE" w:rsidRDefault="00A461BE" w:rsidP="00A461BE">
      <w:pPr>
        <w:pStyle w:val="BodyText"/>
        <w:kinsoku w:val="0"/>
        <w:overflowPunct w:val="0"/>
        <w:spacing w:before="179" w:line="508" w:lineRule="auto"/>
        <w:ind w:left="5464" w:right="360" w:hanging="424"/>
        <w:rPr>
          <w:sz w:val="26"/>
          <w:szCs w:val="26"/>
        </w:rPr>
      </w:pPr>
      <w:r w:rsidRPr="00EC36F1">
        <w:rPr>
          <w:sz w:val="26"/>
          <w:szCs w:val="26"/>
        </w:rPr>
        <w:t xml:space="preserve"> </w:t>
      </w:r>
      <w:r>
        <w:rPr>
          <w:sz w:val="26"/>
          <w:szCs w:val="26"/>
        </w:rPr>
        <w:tab/>
      </w:r>
      <w:r>
        <w:rPr>
          <w:sz w:val="26"/>
          <w:szCs w:val="26"/>
        </w:rPr>
        <w:tab/>
      </w:r>
    </w:p>
    <w:p w14:paraId="7A1FA079" w14:textId="77777777" w:rsidR="00A461BE" w:rsidRPr="00EC36F1" w:rsidRDefault="00A461BE" w:rsidP="00A461BE">
      <w:pPr>
        <w:pStyle w:val="BodyText"/>
        <w:kinsoku w:val="0"/>
        <w:overflowPunct w:val="0"/>
        <w:spacing w:before="179" w:line="508" w:lineRule="auto"/>
        <w:ind w:left="6184" w:right="360" w:firstLine="296"/>
        <w:rPr>
          <w:sz w:val="26"/>
          <w:szCs w:val="26"/>
        </w:rPr>
      </w:pPr>
      <w:r>
        <w:rPr>
          <w:sz w:val="26"/>
          <w:szCs w:val="26"/>
        </w:rPr>
        <w:t>Dr. HuongLH</w:t>
      </w:r>
    </w:p>
    <w:p w14:paraId="2A5C4DC6" w14:textId="77777777" w:rsidR="00A461BE" w:rsidRDefault="00A461BE" w:rsidP="00A461BE">
      <w:pPr>
        <w:pStyle w:val="BodyText"/>
        <w:kinsoku w:val="0"/>
        <w:overflowPunct w:val="0"/>
        <w:spacing w:line="291" w:lineRule="exact"/>
        <w:ind w:left="4320" w:right="520" w:firstLine="720"/>
        <w:rPr>
          <w:b w:val="0"/>
          <w:bCs w:val="0"/>
          <w:sz w:val="26"/>
          <w:szCs w:val="26"/>
        </w:rPr>
      </w:pPr>
      <w:bookmarkStart w:id="2" w:name="PGS.TS_Huỳnh_Xuân_Hiệp"/>
      <w:bookmarkStart w:id="3" w:name="_bookmark0"/>
      <w:bookmarkEnd w:id="2"/>
      <w:bookmarkEnd w:id="3"/>
    </w:p>
    <w:p w14:paraId="32207CAC" w14:textId="77777777" w:rsidR="00A461BE" w:rsidRDefault="00A461BE" w:rsidP="00A461BE">
      <w:pPr>
        <w:pStyle w:val="BodyText"/>
        <w:kinsoku w:val="0"/>
        <w:overflowPunct w:val="0"/>
        <w:spacing w:line="291" w:lineRule="exact"/>
        <w:ind w:left="4320" w:right="520" w:firstLine="720"/>
        <w:rPr>
          <w:b w:val="0"/>
          <w:bCs w:val="0"/>
          <w:sz w:val="26"/>
          <w:szCs w:val="26"/>
        </w:rPr>
      </w:pPr>
    </w:p>
    <w:p w14:paraId="235BA0DD" w14:textId="77777777" w:rsidR="00A461BE" w:rsidRDefault="00A461BE" w:rsidP="00A461BE">
      <w:pPr>
        <w:pStyle w:val="BodyText"/>
        <w:kinsoku w:val="0"/>
        <w:overflowPunct w:val="0"/>
        <w:spacing w:line="291" w:lineRule="exact"/>
        <w:ind w:left="4320" w:right="520" w:firstLine="720"/>
        <w:rPr>
          <w:b w:val="0"/>
          <w:bCs w:val="0"/>
          <w:sz w:val="26"/>
          <w:szCs w:val="26"/>
        </w:rPr>
      </w:pPr>
    </w:p>
    <w:p w14:paraId="0D36F19D" w14:textId="62975A8C" w:rsidR="00B47B80" w:rsidRDefault="00B47B80">
      <w:pPr>
        <w:rPr>
          <w:ins w:id="4" w:author="Windows User" w:date="2020-03-30T07:28:00Z"/>
          <w:rFonts w:ascii="Times New Roman" w:hAnsi="Times New Roman" w:cs="Times New Roman"/>
          <w:b/>
          <w:sz w:val="26"/>
          <w:szCs w:val="26"/>
        </w:rPr>
      </w:pPr>
      <w:ins w:id="5" w:author="Windows User" w:date="2020-03-30T07:28:00Z">
        <w:r>
          <w:rPr>
            <w:rFonts w:ascii="Times New Roman" w:hAnsi="Times New Roman" w:cs="Times New Roman"/>
            <w:b/>
            <w:sz w:val="26"/>
            <w:szCs w:val="26"/>
          </w:rPr>
          <w:br w:type="page"/>
        </w:r>
      </w:ins>
    </w:p>
    <w:p w14:paraId="63798546" w14:textId="77777777" w:rsidR="00A461BE" w:rsidRDefault="00A461BE" w:rsidP="00A461BE">
      <w:pPr>
        <w:jc w:val="both"/>
        <w:rPr>
          <w:rFonts w:ascii="Times New Roman" w:hAnsi="Times New Roman" w:cs="Times New Roman"/>
          <w:b/>
          <w:sz w:val="26"/>
          <w:szCs w:val="26"/>
        </w:rPr>
      </w:pPr>
    </w:p>
    <w:p w14:paraId="193D3B89" w14:textId="77777777" w:rsidR="00F55B25" w:rsidRDefault="00F55B25" w:rsidP="00A461BE">
      <w:pPr>
        <w:jc w:val="both"/>
        <w:rPr>
          <w:rFonts w:ascii="Times New Roman" w:hAnsi="Times New Roman" w:cs="Times New Roman"/>
          <w:sz w:val="26"/>
          <w:szCs w:val="26"/>
        </w:rPr>
      </w:pPr>
    </w:p>
    <w:p w14:paraId="0FDFD7C6" w14:textId="7044F4D2" w:rsidR="00A461BE" w:rsidRPr="007076E5" w:rsidRDefault="00F55B25" w:rsidP="00F55B25">
      <w:pPr>
        <w:jc w:val="both"/>
        <w:rPr>
          <w:rFonts w:ascii="Times New Roman" w:hAnsi="Times New Roman" w:cs="Times New Roman"/>
          <w:b/>
          <w:sz w:val="40"/>
          <w:szCs w:val="40"/>
        </w:rPr>
      </w:pPr>
      <w:r w:rsidRPr="007076E5">
        <w:rPr>
          <w:rFonts w:ascii="Times New Roman" w:hAnsi="Times New Roman" w:cs="Times New Roman"/>
          <w:b/>
          <w:bCs/>
          <w:sz w:val="40"/>
          <w:szCs w:val="40"/>
        </w:rPr>
        <w:t>I</w:t>
      </w:r>
      <w:r w:rsidRPr="007076E5">
        <w:rPr>
          <w:rFonts w:ascii="Times New Roman" w:hAnsi="Times New Roman" w:cs="Times New Roman"/>
          <w:sz w:val="40"/>
          <w:szCs w:val="40"/>
        </w:rPr>
        <w:t>.</w:t>
      </w:r>
      <w:r w:rsidRPr="007076E5">
        <w:rPr>
          <w:rFonts w:ascii="Times New Roman" w:hAnsi="Times New Roman" w:cs="Times New Roman"/>
          <w:b/>
          <w:sz w:val="40"/>
          <w:szCs w:val="40"/>
        </w:rPr>
        <w:t>Introduction</w:t>
      </w:r>
    </w:p>
    <w:p w14:paraId="1B8A62D4" w14:textId="78B88866" w:rsidR="00A461BE" w:rsidRDefault="007076E5" w:rsidP="007076E5">
      <w:pPr>
        <w:autoSpaceDE w:val="0"/>
        <w:autoSpaceDN w:val="0"/>
        <w:adjustRightInd w:val="0"/>
        <w:spacing w:after="0" w:line="240" w:lineRule="auto"/>
        <w:ind w:firstLine="720"/>
        <w:rPr>
          <w:rFonts w:ascii="Times New Roman" w:hAnsi="Times New Roman" w:cs="Times New Roman"/>
          <w:b/>
          <w:bCs/>
          <w:sz w:val="36"/>
          <w:szCs w:val="36"/>
        </w:rPr>
      </w:pPr>
      <w:r>
        <w:rPr>
          <w:rFonts w:ascii="Times New Roman" w:hAnsi="Times New Roman" w:cs="Times New Roman"/>
          <w:b/>
          <w:bCs/>
          <w:sz w:val="36"/>
          <w:szCs w:val="36"/>
        </w:rPr>
        <w:t>1.</w:t>
      </w:r>
      <w:r w:rsidR="00A461BE">
        <w:rPr>
          <w:rFonts w:ascii="Times New Roman" w:hAnsi="Times New Roman" w:cs="Times New Roman"/>
          <w:b/>
          <w:bCs/>
          <w:sz w:val="36"/>
          <w:szCs w:val="36"/>
        </w:rPr>
        <w:t>ABSTRACT</w:t>
      </w:r>
    </w:p>
    <w:p w14:paraId="2857CFA5" w14:textId="77777777" w:rsidR="00342CFD" w:rsidRDefault="00342CFD" w:rsidP="00A461BE">
      <w:pPr>
        <w:autoSpaceDE w:val="0"/>
        <w:autoSpaceDN w:val="0"/>
        <w:adjustRightInd w:val="0"/>
        <w:spacing w:after="0" w:line="240" w:lineRule="auto"/>
        <w:jc w:val="center"/>
        <w:rPr>
          <w:rFonts w:ascii="Times New Roman" w:hAnsi="Times New Roman" w:cs="Times New Roman"/>
          <w:b/>
          <w:bCs/>
          <w:sz w:val="36"/>
          <w:szCs w:val="36"/>
        </w:rPr>
      </w:pPr>
    </w:p>
    <w:p w14:paraId="3BA26A4C" w14:textId="339AF869" w:rsidR="00342CFD" w:rsidRPr="00342CFD" w:rsidRDefault="00342CFD" w:rsidP="00342CFD">
      <w:pPr>
        <w:spacing w:line="276" w:lineRule="auto"/>
        <w:ind w:firstLine="720"/>
        <w:jc w:val="both"/>
        <w:rPr>
          <w:rFonts w:ascii="Times New Roman" w:hAnsi="Times New Roman" w:cs="Times New Roman"/>
          <w:sz w:val="26"/>
          <w:szCs w:val="26"/>
        </w:rPr>
      </w:pPr>
      <w:r w:rsidRPr="00342CFD">
        <w:rPr>
          <w:rFonts w:ascii="Times New Roman" w:hAnsi="Times New Roman" w:cs="Times New Roman"/>
          <w:sz w:val="26"/>
          <w:szCs w:val="26"/>
        </w:rPr>
        <w:t>At present, information technology is considered a key industry of the country. Information explosion and the strong development of technology, to develop, need to apply information technology in different industries. Current software increasingly supports users to conveniently use, fast processing time. Therefore, when designing software, it not only requires accuracy and handling of many things, but also meets the speed, friendly interface and realistic simulation on the computer for users to use conveniently and accustomed belonging, high security, ... Software helps save and time of human efforts, increase accuracy and efficiency at work. As in managing a cafe. If not supported by computer software, the management needs to be quite a lot of people and divided into several stages to be able to manage the store such as managing employees (employees in shifts or all day), managing invoices , search, statistics and information adjustment, etc. These jobs require time and effort but the accuracy and efficiency are not high when doing manual work without using software. In addition, it will make the storage difficult, to consume large space, easy to lose and expensive. Meanwhile solving with 1 software is simpler.</w:t>
      </w:r>
    </w:p>
    <w:p w14:paraId="60D4B242" w14:textId="4BC5A6EF" w:rsidR="00342CFD" w:rsidRDefault="00342CFD" w:rsidP="00342CFD">
      <w:pPr>
        <w:spacing w:line="276" w:lineRule="auto"/>
        <w:jc w:val="both"/>
        <w:rPr>
          <w:rFonts w:ascii="Times New Roman" w:hAnsi="Times New Roman" w:cs="Times New Roman"/>
          <w:sz w:val="26"/>
          <w:szCs w:val="26"/>
        </w:rPr>
      </w:pPr>
      <w:r w:rsidRPr="00342CFD">
        <w:rPr>
          <w:rFonts w:ascii="Times New Roman" w:hAnsi="Times New Roman" w:cs="Times New Roman"/>
          <w:sz w:val="26"/>
          <w:szCs w:val="26"/>
        </w:rPr>
        <w:t>Therefore, it is necessary to develop a cafe management program.</w:t>
      </w:r>
    </w:p>
    <w:p w14:paraId="6A0AD897" w14:textId="77777777" w:rsidR="00342CFD" w:rsidRDefault="00342CFD" w:rsidP="007076E5">
      <w:pPr>
        <w:autoSpaceDE w:val="0"/>
        <w:autoSpaceDN w:val="0"/>
        <w:adjustRightInd w:val="0"/>
        <w:spacing w:after="0" w:line="240" w:lineRule="auto"/>
        <w:rPr>
          <w:rFonts w:ascii="Times New Roman" w:hAnsi="Times New Roman" w:cs="Times New Roman"/>
          <w:b/>
          <w:bCs/>
          <w:sz w:val="36"/>
          <w:szCs w:val="36"/>
        </w:rPr>
      </w:pPr>
    </w:p>
    <w:p w14:paraId="29D1696E"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1270E98A"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1C52D26F"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646A74A1"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701F6B36"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2023A7E8"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315ACA01"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5B438A89" w14:textId="77777777" w:rsidR="00342CFD" w:rsidRDefault="00342CFD" w:rsidP="00342CFD">
      <w:pPr>
        <w:autoSpaceDE w:val="0"/>
        <w:autoSpaceDN w:val="0"/>
        <w:adjustRightInd w:val="0"/>
        <w:spacing w:after="0" w:line="240" w:lineRule="auto"/>
        <w:jc w:val="center"/>
        <w:rPr>
          <w:rFonts w:ascii="Times New Roman" w:hAnsi="Times New Roman" w:cs="Times New Roman"/>
          <w:b/>
          <w:bCs/>
          <w:sz w:val="36"/>
          <w:szCs w:val="36"/>
        </w:rPr>
      </w:pPr>
    </w:p>
    <w:p w14:paraId="4CAE6EB9" w14:textId="5A55B228" w:rsidR="00A9312F" w:rsidRDefault="00A9312F" w:rsidP="00A461BE"/>
    <w:p w14:paraId="24A0812C" w14:textId="3C884A41" w:rsidR="007076E5" w:rsidRDefault="007076E5" w:rsidP="00A461BE"/>
    <w:p w14:paraId="53956E36" w14:textId="26B1FC37" w:rsidR="007076E5" w:rsidRDefault="007076E5" w:rsidP="00A461BE"/>
    <w:p w14:paraId="677BF10D" w14:textId="290CD369" w:rsidR="007076E5" w:rsidRDefault="007076E5" w:rsidP="00A461BE">
      <w:pPr>
        <w:rPr>
          <w:ins w:id="6" w:author="Windows User" w:date="2020-03-30T07:46:00Z"/>
          <w:rFonts w:ascii="Times New Roman" w:hAnsi="Times New Roman" w:cs="Times New Roman"/>
          <w:b/>
          <w:bCs/>
          <w:sz w:val="40"/>
          <w:szCs w:val="40"/>
        </w:rPr>
      </w:pPr>
      <w:r w:rsidRPr="007076E5">
        <w:rPr>
          <w:rFonts w:ascii="Times New Roman" w:hAnsi="Times New Roman" w:cs="Times New Roman"/>
          <w:b/>
          <w:bCs/>
          <w:sz w:val="40"/>
          <w:szCs w:val="40"/>
        </w:rPr>
        <w:t>II. Table Content</w:t>
      </w:r>
    </w:p>
    <w:p w14:paraId="3D77DB29" w14:textId="27E86E29" w:rsidR="007B4F9C" w:rsidRPr="007B4F9C" w:rsidRDefault="007B4F9C">
      <w:pPr>
        <w:pStyle w:val="ListParagraph"/>
        <w:numPr>
          <w:ilvl w:val="0"/>
          <w:numId w:val="11"/>
        </w:numPr>
        <w:rPr>
          <w:ins w:id="7" w:author="Windows User" w:date="2020-03-30T07:46:00Z"/>
          <w:rFonts w:ascii="Times New Roman" w:hAnsi="Times New Roman" w:cs="Times New Roman"/>
          <w:b/>
          <w:bCs/>
          <w:sz w:val="40"/>
          <w:szCs w:val="40"/>
          <w:rPrChange w:id="8" w:author="Windows User" w:date="2020-03-30T07:47:00Z">
            <w:rPr>
              <w:ins w:id="9" w:author="Windows User" w:date="2020-03-30T07:46:00Z"/>
            </w:rPr>
          </w:rPrChange>
        </w:rPr>
        <w:pPrChange w:id="10" w:author="Windows User" w:date="2020-03-30T07:47:00Z">
          <w:pPr/>
        </w:pPrChange>
      </w:pPr>
      <w:ins w:id="11" w:author="Windows User" w:date="2020-03-30T07:47:00Z">
        <w:r w:rsidRPr="007B4F9C">
          <w:rPr>
            <w:rFonts w:ascii="Times New Roman" w:hAnsi="Times New Roman" w:cs="Times New Roman"/>
            <w:b/>
            <w:bCs/>
            <w:sz w:val="40"/>
            <w:szCs w:val="40"/>
            <w:rPrChange w:id="12" w:author="Windows User" w:date="2020-03-30T07:47:00Z">
              <w:rPr/>
            </w:rPrChange>
          </w:rPr>
          <w:t>Introduction</w:t>
        </w:r>
      </w:ins>
    </w:p>
    <w:p w14:paraId="3DCBC6C9" w14:textId="40DACA70" w:rsidR="007B4F9C" w:rsidRDefault="007B4F9C" w:rsidP="00A461BE">
      <w:pPr>
        <w:rPr>
          <w:rFonts w:ascii="Times New Roman" w:hAnsi="Times New Roman" w:cs="Times New Roman"/>
          <w:b/>
          <w:bCs/>
          <w:sz w:val="40"/>
          <w:szCs w:val="40"/>
        </w:rPr>
      </w:pPr>
      <w:ins w:id="13" w:author="Windows User" w:date="2020-03-30T07:47:00Z">
        <w:r>
          <w:rPr>
            <w:rFonts w:ascii="Times New Roman" w:hAnsi="Times New Roman" w:cs="Times New Roman"/>
            <w:b/>
            <w:bCs/>
            <w:sz w:val="40"/>
            <w:szCs w:val="40"/>
          </w:rPr>
          <w:t xml:space="preserve">    II. Table Content</w:t>
        </w:r>
      </w:ins>
    </w:p>
    <w:p w14:paraId="6C171A84" w14:textId="6FDCCFAB" w:rsidR="007076E5" w:rsidRPr="007B4F9C" w:rsidRDefault="007B4F9C">
      <w:pPr>
        <w:ind w:left="360"/>
        <w:rPr>
          <w:ins w:id="14" w:author="Windows User" w:date="2020-03-30T07:42:00Z"/>
          <w:rFonts w:ascii="Times New Roman" w:hAnsi="Times New Roman" w:cs="Times New Roman"/>
          <w:b/>
          <w:bCs/>
          <w:sz w:val="40"/>
          <w:szCs w:val="40"/>
          <w:rPrChange w:id="15" w:author="Windows User" w:date="2020-03-30T07:43:00Z">
            <w:rPr>
              <w:ins w:id="16" w:author="Windows User" w:date="2020-03-30T07:42:00Z"/>
            </w:rPr>
          </w:rPrChange>
        </w:rPr>
        <w:pPrChange w:id="17" w:author="Windows User" w:date="2020-03-30T07:43:00Z">
          <w:pPr/>
        </w:pPrChange>
      </w:pPr>
      <w:ins w:id="18" w:author="Windows User" w:date="2020-03-30T07:43:00Z">
        <w:r>
          <w:rPr>
            <w:rFonts w:ascii="Times New Roman" w:hAnsi="Times New Roman" w:cs="Times New Roman"/>
            <w:b/>
            <w:bCs/>
            <w:sz w:val="40"/>
            <w:szCs w:val="40"/>
          </w:rPr>
          <w:t>III.</w:t>
        </w:r>
      </w:ins>
      <w:ins w:id="19" w:author="Windows User" w:date="2020-03-30T07:40:00Z">
        <w:r w:rsidR="00B47B80" w:rsidRPr="007B4F9C">
          <w:rPr>
            <w:rFonts w:ascii="Times New Roman" w:hAnsi="Times New Roman" w:cs="Times New Roman"/>
            <w:b/>
            <w:bCs/>
            <w:sz w:val="40"/>
            <w:szCs w:val="40"/>
            <w:rPrChange w:id="20" w:author="Windows User" w:date="2020-03-30T07:43:00Z">
              <w:rPr/>
            </w:rPrChange>
          </w:rPr>
          <w:t xml:space="preserve"> Basic Theory</w:t>
        </w:r>
      </w:ins>
    </w:p>
    <w:p w14:paraId="739BDA97" w14:textId="07955824" w:rsidR="007B4F9C" w:rsidRDefault="007B4F9C">
      <w:pPr>
        <w:pStyle w:val="ListParagraph"/>
        <w:rPr>
          <w:ins w:id="21" w:author="Windows User" w:date="2020-03-30T07:43:00Z"/>
          <w:rFonts w:ascii="Times New Roman" w:hAnsi="Times New Roman" w:cs="Times New Roman"/>
          <w:b/>
          <w:bCs/>
          <w:sz w:val="40"/>
          <w:szCs w:val="40"/>
        </w:rPr>
        <w:pPrChange w:id="22" w:author="Windows User" w:date="2020-03-30T07:42:00Z">
          <w:pPr/>
        </w:pPrChange>
      </w:pPr>
      <w:ins w:id="23" w:author="Windows User" w:date="2020-03-30T07:42:00Z">
        <w:r>
          <w:rPr>
            <w:rFonts w:ascii="Times New Roman" w:hAnsi="Times New Roman" w:cs="Times New Roman"/>
            <w:b/>
            <w:bCs/>
            <w:sz w:val="40"/>
            <w:szCs w:val="40"/>
          </w:rPr>
          <w:t xml:space="preserve">3.1. </w:t>
        </w:r>
      </w:ins>
      <w:ins w:id="24" w:author="Windows User" w:date="2020-03-30T07:43:00Z">
        <w:r>
          <w:rPr>
            <w:rFonts w:ascii="Times New Roman" w:hAnsi="Times New Roman" w:cs="Times New Roman"/>
            <w:b/>
            <w:bCs/>
            <w:sz w:val="40"/>
            <w:szCs w:val="40"/>
          </w:rPr>
          <w:t>The basic concept</w:t>
        </w:r>
      </w:ins>
    </w:p>
    <w:p w14:paraId="29CF0F94" w14:textId="59A81406" w:rsidR="007B4F9C" w:rsidRDefault="007B4F9C">
      <w:pPr>
        <w:pStyle w:val="ListParagraph"/>
        <w:rPr>
          <w:ins w:id="25" w:author="Windows User" w:date="2020-03-30T07:44:00Z"/>
          <w:rFonts w:ascii="Times New Roman" w:hAnsi="Times New Roman" w:cs="Times New Roman"/>
          <w:b/>
          <w:bCs/>
          <w:sz w:val="40"/>
          <w:szCs w:val="40"/>
        </w:rPr>
        <w:pPrChange w:id="26" w:author="Windows User" w:date="2020-03-30T07:42:00Z">
          <w:pPr/>
        </w:pPrChange>
      </w:pPr>
      <w:ins w:id="27" w:author="Windows User" w:date="2020-03-30T07:43:00Z">
        <w:r>
          <w:rPr>
            <w:rFonts w:ascii="Times New Roman" w:hAnsi="Times New Roman" w:cs="Times New Roman"/>
            <w:b/>
            <w:bCs/>
            <w:sz w:val="40"/>
            <w:szCs w:val="40"/>
          </w:rPr>
          <w:t xml:space="preserve">3.2. </w:t>
        </w:r>
      </w:ins>
      <w:ins w:id="28" w:author="Windows User" w:date="2020-03-30T07:44:00Z">
        <w:r>
          <w:rPr>
            <w:rFonts w:ascii="Times New Roman" w:hAnsi="Times New Roman" w:cs="Times New Roman"/>
            <w:b/>
            <w:bCs/>
            <w:sz w:val="40"/>
            <w:szCs w:val="40"/>
          </w:rPr>
          <w:t>The implementation tools</w:t>
        </w:r>
      </w:ins>
    </w:p>
    <w:p w14:paraId="7E59E4B6" w14:textId="6CD17042" w:rsidR="007B4F9C" w:rsidRDefault="007B4F9C">
      <w:pPr>
        <w:pStyle w:val="ListParagraph"/>
        <w:rPr>
          <w:ins w:id="29" w:author="Windows User" w:date="2020-03-30T07:44:00Z"/>
          <w:rFonts w:ascii="Times New Roman" w:hAnsi="Times New Roman" w:cs="Times New Roman"/>
          <w:b/>
          <w:bCs/>
          <w:sz w:val="40"/>
          <w:szCs w:val="40"/>
        </w:rPr>
        <w:pPrChange w:id="30" w:author="Windows User" w:date="2020-03-30T07:42:00Z">
          <w:pPr/>
        </w:pPrChange>
      </w:pPr>
      <w:ins w:id="31" w:author="Windows User" w:date="2020-03-30T07:44:00Z">
        <w:r>
          <w:rPr>
            <w:rFonts w:ascii="Times New Roman" w:hAnsi="Times New Roman" w:cs="Times New Roman"/>
            <w:b/>
            <w:bCs/>
            <w:sz w:val="40"/>
            <w:szCs w:val="40"/>
          </w:rPr>
          <w:tab/>
          <w:t>a. Netbeans</w:t>
        </w:r>
      </w:ins>
    </w:p>
    <w:p w14:paraId="6455E24F" w14:textId="3D69BC86" w:rsidR="007B4F9C" w:rsidRDefault="007B4F9C">
      <w:pPr>
        <w:pStyle w:val="ListParagraph"/>
        <w:rPr>
          <w:ins w:id="32" w:author="Windows User" w:date="2020-03-30T07:44:00Z"/>
          <w:rFonts w:ascii="Times New Roman" w:hAnsi="Times New Roman" w:cs="Times New Roman"/>
          <w:b/>
          <w:bCs/>
          <w:sz w:val="40"/>
          <w:szCs w:val="40"/>
        </w:rPr>
        <w:pPrChange w:id="33" w:author="Windows User" w:date="2020-03-30T07:42:00Z">
          <w:pPr/>
        </w:pPrChange>
      </w:pPr>
      <w:ins w:id="34" w:author="Windows User" w:date="2020-03-30T07:44:00Z">
        <w:r>
          <w:rPr>
            <w:rFonts w:ascii="Times New Roman" w:hAnsi="Times New Roman" w:cs="Times New Roman"/>
            <w:b/>
            <w:bCs/>
            <w:sz w:val="40"/>
            <w:szCs w:val="40"/>
          </w:rPr>
          <w:tab/>
          <w:t>b. Java core, Java swing</w:t>
        </w:r>
      </w:ins>
    </w:p>
    <w:p w14:paraId="765531F0" w14:textId="3B58200B" w:rsidR="007B4F9C" w:rsidRDefault="007B4F9C">
      <w:pPr>
        <w:pStyle w:val="ListParagraph"/>
        <w:rPr>
          <w:ins w:id="35" w:author="Windows User" w:date="2020-03-30T07:45:00Z"/>
          <w:rFonts w:ascii="Times New Roman" w:hAnsi="Times New Roman" w:cs="Times New Roman"/>
          <w:b/>
          <w:bCs/>
          <w:sz w:val="40"/>
          <w:szCs w:val="40"/>
        </w:rPr>
        <w:pPrChange w:id="36" w:author="Windows User" w:date="2020-03-30T07:42:00Z">
          <w:pPr/>
        </w:pPrChange>
      </w:pPr>
      <w:ins w:id="37" w:author="Windows User" w:date="2020-03-30T07:45:00Z">
        <w:r>
          <w:rPr>
            <w:rFonts w:ascii="Times New Roman" w:hAnsi="Times New Roman" w:cs="Times New Roman"/>
            <w:b/>
            <w:bCs/>
            <w:sz w:val="40"/>
            <w:szCs w:val="40"/>
          </w:rPr>
          <w:tab/>
          <w:t>c. SQL Sever 2017</w:t>
        </w:r>
      </w:ins>
    </w:p>
    <w:p w14:paraId="3ED22B00" w14:textId="460CC064" w:rsidR="007B4F9C" w:rsidRDefault="007B4F9C">
      <w:pPr>
        <w:pStyle w:val="ListParagraph"/>
        <w:rPr>
          <w:ins w:id="38" w:author="Windows User" w:date="2020-03-30T07:40:00Z"/>
          <w:rFonts w:ascii="Times New Roman" w:hAnsi="Times New Roman" w:cs="Times New Roman"/>
          <w:b/>
          <w:bCs/>
          <w:sz w:val="40"/>
          <w:szCs w:val="40"/>
        </w:rPr>
        <w:pPrChange w:id="39" w:author="Windows User" w:date="2020-03-30T07:42:00Z">
          <w:pPr/>
        </w:pPrChange>
      </w:pPr>
      <w:ins w:id="40" w:author="Windows User" w:date="2020-03-30T07:45:00Z">
        <w:r>
          <w:rPr>
            <w:rFonts w:ascii="Times New Roman" w:hAnsi="Times New Roman" w:cs="Times New Roman"/>
            <w:b/>
            <w:bCs/>
            <w:sz w:val="40"/>
            <w:szCs w:val="40"/>
          </w:rPr>
          <w:t xml:space="preserve">3.3 Perform </w:t>
        </w:r>
      </w:ins>
      <w:ins w:id="41" w:author="Windows User" w:date="2020-03-30T07:46:00Z">
        <w:r>
          <w:rPr>
            <w:rFonts w:ascii="Times New Roman" w:hAnsi="Times New Roman" w:cs="Times New Roman"/>
            <w:b/>
            <w:bCs/>
            <w:sz w:val="40"/>
            <w:szCs w:val="40"/>
          </w:rPr>
          <w:t>progamming</w:t>
        </w:r>
      </w:ins>
    </w:p>
    <w:p w14:paraId="02B994A0" w14:textId="722E38F3" w:rsidR="00B47B80" w:rsidDel="007B4F9C" w:rsidRDefault="007B4F9C">
      <w:pPr>
        <w:rPr>
          <w:del w:id="42" w:author="Windows User" w:date="2020-03-30T07:42:00Z"/>
          <w:rFonts w:ascii="Times New Roman" w:hAnsi="Times New Roman" w:cs="Times New Roman"/>
          <w:b/>
          <w:bCs/>
          <w:sz w:val="40"/>
          <w:szCs w:val="40"/>
        </w:rPr>
      </w:pPr>
      <w:ins w:id="43" w:author="Windows User" w:date="2020-03-30T07:49:00Z">
        <w:r>
          <w:rPr>
            <w:rFonts w:ascii="Times New Roman" w:hAnsi="Times New Roman" w:cs="Times New Roman"/>
            <w:b/>
            <w:bCs/>
            <w:sz w:val="40"/>
            <w:szCs w:val="40"/>
          </w:rPr>
          <w:t xml:space="preserve">    </w:t>
        </w:r>
      </w:ins>
      <w:ins w:id="44" w:author="Windows User" w:date="2020-03-30T07:42:00Z">
        <w:r>
          <w:rPr>
            <w:rFonts w:ascii="Times New Roman" w:hAnsi="Times New Roman" w:cs="Times New Roman"/>
            <w:b/>
            <w:bCs/>
            <w:sz w:val="40"/>
            <w:szCs w:val="40"/>
          </w:rPr>
          <w:t>IV.</w:t>
        </w:r>
      </w:ins>
      <w:ins w:id="45" w:author="Windows User" w:date="2020-03-30T07:48:00Z">
        <w:r>
          <w:rPr>
            <w:rFonts w:ascii="Times New Roman" w:hAnsi="Times New Roman" w:cs="Times New Roman"/>
            <w:b/>
            <w:bCs/>
            <w:sz w:val="40"/>
            <w:szCs w:val="40"/>
          </w:rPr>
          <w:t xml:space="preserve"> Program analysis and </w:t>
        </w:r>
      </w:ins>
      <w:ins w:id="46" w:author="Windows User" w:date="2020-03-30T07:49:00Z">
        <w:r>
          <w:rPr>
            <w:rFonts w:ascii="Times New Roman" w:hAnsi="Times New Roman" w:cs="Times New Roman"/>
            <w:b/>
            <w:bCs/>
            <w:sz w:val="40"/>
            <w:szCs w:val="40"/>
          </w:rPr>
          <w:t>design</w:t>
        </w:r>
      </w:ins>
    </w:p>
    <w:p w14:paraId="04C87BF2" w14:textId="77777777" w:rsidR="007B4F9C" w:rsidRPr="007B4F9C" w:rsidRDefault="007B4F9C">
      <w:pPr>
        <w:rPr>
          <w:ins w:id="47" w:author="Windows User" w:date="2020-03-30T07:49:00Z"/>
          <w:rFonts w:ascii="Times New Roman" w:hAnsi="Times New Roman" w:cs="Times New Roman"/>
          <w:b/>
          <w:bCs/>
          <w:sz w:val="40"/>
          <w:szCs w:val="40"/>
          <w:rPrChange w:id="48" w:author="Windows User" w:date="2020-03-30T07:49:00Z">
            <w:rPr>
              <w:ins w:id="49" w:author="Windows User" w:date="2020-03-30T07:49:00Z"/>
            </w:rPr>
          </w:rPrChange>
        </w:rPr>
      </w:pPr>
    </w:p>
    <w:p w14:paraId="2197352E" w14:textId="40DFEEFE" w:rsidR="007076E5" w:rsidRDefault="007076E5">
      <w:pPr>
        <w:ind w:left="360"/>
        <w:rPr>
          <w:rFonts w:ascii="Times New Roman" w:hAnsi="Times New Roman" w:cs="Times New Roman"/>
          <w:b/>
          <w:bCs/>
          <w:sz w:val="40"/>
          <w:szCs w:val="40"/>
        </w:rPr>
        <w:pPrChange w:id="50" w:author="Windows User" w:date="2020-03-30T07:42:00Z">
          <w:pPr/>
        </w:pPrChange>
      </w:pPr>
    </w:p>
    <w:p w14:paraId="69E05279" w14:textId="5DC8E1BE" w:rsidR="007076E5" w:rsidRDefault="007076E5" w:rsidP="00A461BE">
      <w:pPr>
        <w:rPr>
          <w:rFonts w:ascii="Times New Roman" w:hAnsi="Times New Roman" w:cs="Times New Roman"/>
          <w:b/>
          <w:bCs/>
          <w:sz w:val="40"/>
          <w:szCs w:val="40"/>
        </w:rPr>
      </w:pPr>
    </w:p>
    <w:p w14:paraId="7E89248A" w14:textId="6E4BBF43" w:rsidR="007076E5" w:rsidRDefault="007076E5" w:rsidP="00A461BE">
      <w:pPr>
        <w:rPr>
          <w:rFonts w:ascii="Times New Roman" w:hAnsi="Times New Roman" w:cs="Times New Roman"/>
          <w:b/>
          <w:bCs/>
          <w:sz w:val="40"/>
          <w:szCs w:val="40"/>
        </w:rPr>
      </w:pPr>
    </w:p>
    <w:p w14:paraId="6AF5545D" w14:textId="60B26AB2" w:rsidR="007076E5" w:rsidRDefault="007076E5" w:rsidP="00A461BE">
      <w:pPr>
        <w:rPr>
          <w:rFonts w:ascii="Times New Roman" w:hAnsi="Times New Roman" w:cs="Times New Roman"/>
          <w:b/>
          <w:bCs/>
          <w:sz w:val="40"/>
          <w:szCs w:val="40"/>
        </w:rPr>
      </w:pPr>
    </w:p>
    <w:p w14:paraId="37B412B2" w14:textId="123DFCF3" w:rsidR="007076E5" w:rsidRDefault="007076E5" w:rsidP="00A461BE">
      <w:pPr>
        <w:rPr>
          <w:rFonts w:ascii="Times New Roman" w:hAnsi="Times New Roman" w:cs="Times New Roman"/>
          <w:b/>
          <w:bCs/>
          <w:sz w:val="40"/>
          <w:szCs w:val="40"/>
        </w:rPr>
      </w:pPr>
    </w:p>
    <w:p w14:paraId="6F1DB849" w14:textId="6233C9B2" w:rsidR="007076E5" w:rsidRDefault="007076E5" w:rsidP="00A461BE">
      <w:pPr>
        <w:rPr>
          <w:rFonts w:ascii="Times New Roman" w:hAnsi="Times New Roman" w:cs="Times New Roman"/>
          <w:b/>
          <w:bCs/>
          <w:sz w:val="40"/>
          <w:szCs w:val="40"/>
        </w:rPr>
      </w:pPr>
    </w:p>
    <w:p w14:paraId="77CD9132" w14:textId="24481BB5" w:rsidR="007076E5" w:rsidRDefault="007076E5" w:rsidP="00A461BE">
      <w:pPr>
        <w:rPr>
          <w:rFonts w:ascii="Times New Roman" w:hAnsi="Times New Roman" w:cs="Times New Roman"/>
          <w:b/>
          <w:bCs/>
          <w:sz w:val="40"/>
          <w:szCs w:val="40"/>
        </w:rPr>
      </w:pPr>
    </w:p>
    <w:p w14:paraId="7D5BC1FF" w14:textId="442E4C45" w:rsidR="007076E5" w:rsidRDefault="007076E5" w:rsidP="00A461BE">
      <w:pPr>
        <w:rPr>
          <w:rFonts w:ascii="Times New Roman" w:hAnsi="Times New Roman" w:cs="Times New Roman"/>
          <w:b/>
          <w:bCs/>
          <w:sz w:val="40"/>
          <w:szCs w:val="40"/>
        </w:rPr>
      </w:pPr>
    </w:p>
    <w:p w14:paraId="3F30DDFD" w14:textId="50C11477" w:rsidR="007076E5" w:rsidRDefault="007076E5" w:rsidP="00A461BE">
      <w:pPr>
        <w:rPr>
          <w:rFonts w:ascii="Times New Roman" w:hAnsi="Times New Roman" w:cs="Times New Roman"/>
          <w:b/>
          <w:bCs/>
          <w:sz w:val="40"/>
          <w:szCs w:val="40"/>
        </w:rPr>
      </w:pPr>
    </w:p>
    <w:p w14:paraId="1A3B061B" w14:textId="6565EA5C" w:rsidR="007076E5" w:rsidRDefault="007076E5" w:rsidP="00A461BE">
      <w:pPr>
        <w:rPr>
          <w:rFonts w:ascii="Times New Roman" w:hAnsi="Times New Roman" w:cs="Times New Roman"/>
          <w:b/>
          <w:bCs/>
          <w:sz w:val="40"/>
          <w:szCs w:val="40"/>
        </w:rPr>
      </w:pPr>
    </w:p>
    <w:p w14:paraId="11DCC03D" w14:textId="5CC79E74" w:rsidR="007076E5" w:rsidRDefault="007076E5" w:rsidP="00A461BE">
      <w:pPr>
        <w:rPr>
          <w:rFonts w:ascii="Times New Roman" w:hAnsi="Times New Roman" w:cs="Times New Roman"/>
          <w:b/>
          <w:bCs/>
          <w:sz w:val="40"/>
          <w:szCs w:val="40"/>
        </w:rPr>
      </w:pPr>
    </w:p>
    <w:p w14:paraId="7116AE1E" w14:textId="0E2296E8" w:rsidR="007076E5" w:rsidRDefault="007076E5" w:rsidP="00A461BE">
      <w:pPr>
        <w:rPr>
          <w:rFonts w:ascii="Times New Roman" w:hAnsi="Times New Roman" w:cs="Times New Roman"/>
          <w:b/>
          <w:bCs/>
          <w:sz w:val="40"/>
          <w:szCs w:val="40"/>
        </w:rPr>
      </w:pPr>
    </w:p>
    <w:p w14:paraId="60040C3C" w14:textId="16563E5A" w:rsidR="007076E5" w:rsidRDefault="007076E5" w:rsidP="00A461BE">
      <w:pPr>
        <w:rPr>
          <w:rFonts w:ascii="Times New Roman" w:hAnsi="Times New Roman" w:cs="Times New Roman"/>
          <w:b/>
          <w:bCs/>
          <w:sz w:val="40"/>
          <w:szCs w:val="40"/>
        </w:rPr>
      </w:pPr>
    </w:p>
    <w:p w14:paraId="05A2D366" w14:textId="52949538" w:rsidR="007076E5" w:rsidRDefault="007076E5" w:rsidP="00A461BE">
      <w:pPr>
        <w:rPr>
          <w:rFonts w:ascii="Times New Roman" w:hAnsi="Times New Roman" w:cs="Times New Roman"/>
          <w:b/>
          <w:bCs/>
          <w:sz w:val="40"/>
          <w:szCs w:val="40"/>
        </w:rPr>
      </w:pPr>
    </w:p>
    <w:p w14:paraId="292D62C8" w14:textId="4D33598A" w:rsidR="007076E5" w:rsidRDefault="007076E5" w:rsidP="00A461BE">
      <w:pPr>
        <w:rPr>
          <w:rFonts w:ascii="Times New Roman" w:hAnsi="Times New Roman" w:cs="Times New Roman"/>
          <w:b/>
          <w:bCs/>
          <w:sz w:val="40"/>
          <w:szCs w:val="40"/>
        </w:rPr>
      </w:pPr>
    </w:p>
    <w:p w14:paraId="45FED687" w14:textId="5C78D940" w:rsidR="007076E5" w:rsidRDefault="007076E5" w:rsidP="00A461BE">
      <w:pPr>
        <w:rPr>
          <w:rFonts w:ascii="Times New Roman" w:hAnsi="Times New Roman" w:cs="Times New Roman"/>
          <w:b/>
          <w:bCs/>
          <w:sz w:val="40"/>
          <w:szCs w:val="40"/>
        </w:rPr>
      </w:pPr>
    </w:p>
    <w:p w14:paraId="23334EC8" w14:textId="02622308" w:rsidR="007076E5" w:rsidRDefault="007076E5" w:rsidP="00A461BE">
      <w:pPr>
        <w:rPr>
          <w:rFonts w:ascii="Times New Roman" w:hAnsi="Times New Roman" w:cs="Times New Roman"/>
          <w:b/>
          <w:bCs/>
          <w:sz w:val="40"/>
          <w:szCs w:val="40"/>
        </w:rPr>
      </w:pPr>
    </w:p>
    <w:p w14:paraId="09E68B41" w14:textId="6C78E992" w:rsidR="007076E5" w:rsidRDefault="007076E5" w:rsidP="00A461BE">
      <w:pPr>
        <w:rPr>
          <w:rFonts w:ascii="Times New Roman" w:hAnsi="Times New Roman" w:cs="Times New Roman"/>
          <w:b/>
          <w:bCs/>
          <w:sz w:val="40"/>
          <w:szCs w:val="40"/>
        </w:rPr>
      </w:pPr>
    </w:p>
    <w:p w14:paraId="75A57645" w14:textId="4A885AB3" w:rsidR="007076E5" w:rsidRDefault="007076E5" w:rsidP="00A461BE">
      <w:pPr>
        <w:rPr>
          <w:ins w:id="51" w:author="Windows User" w:date="2020-03-30T07:40:00Z"/>
          <w:rFonts w:ascii="Times New Roman" w:hAnsi="Times New Roman" w:cs="Times New Roman"/>
          <w:b/>
          <w:bCs/>
          <w:sz w:val="40"/>
          <w:szCs w:val="40"/>
        </w:rPr>
      </w:pPr>
      <w:r w:rsidRPr="007076E5">
        <w:rPr>
          <w:rFonts w:ascii="Times New Roman" w:hAnsi="Times New Roman" w:cs="Times New Roman"/>
          <w:b/>
          <w:bCs/>
          <w:sz w:val="40"/>
          <w:szCs w:val="40"/>
        </w:rPr>
        <w:t>III. Basic Theory</w:t>
      </w:r>
    </w:p>
    <w:p w14:paraId="6196EACB" w14:textId="1B880293" w:rsidR="007B4F9C" w:rsidRPr="007B4F9C" w:rsidRDefault="007B4F9C" w:rsidP="00A461BE">
      <w:pPr>
        <w:rPr>
          <w:rFonts w:ascii="Times New Roman" w:hAnsi="Times New Roman" w:cs="Times New Roman"/>
          <w:b/>
          <w:bCs/>
          <w:sz w:val="28"/>
          <w:szCs w:val="28"/>
          <w:rPrChange w:id="52" w:author="Windows User" w:date="2020-03-30T07:41:00Z">
            <w:rPr>
              <w:rFonts w:ascii="Times New Roman" w:hAnsi="Times New Roman" w:cs="Times New Roman"/>
              <w:b/>
              <w:bCs/>
              <w:sz w:val="40"/>
              <w:szCs w:val="40"/>
            </w:rPr>
          </w:rPrChange>
        </w:rPr>
      </w:pPr>
      <w:ins w:id="53" w:author="Windows User" w:date="2020-03-30T07:41:00Z">
        <w:r w:rsidRPr="007B4F9C">
          <w:rPr>
            <w:rFonts w:ascii="Times New Roman" w:hAnsi="Times New Roman" w:cs="Times New Roman"/>
            <w:b/>
            <w:bCs/>
            <w:sz w:val="28"/>
            <w:szCs w:val="28"/>
          </w:rPr>
          <w:t>3</w:t>
        </w:r>
        <w:r w:rsidRPr="007B4F9C">
          <w:rPr>
            <w:rFonts w:ascii="Times New Roman" w:hAnsi="Times New Roman" w:cs="Times New Roman"/>
            <w:b/>
            <w:bCs/>
            <w:sz w:val="28"/>
            <w:szCs w:val="28"/>
            <w:rPrChange w:id="54" w:author="Windows User" w:date="2020-03-30T07:41:00Z">
              <w:rPr>
                <w:rFonts w:ascii="Times New Roman" w:hAnsi="Times New Roman" w:cs="Times New Roman"/>
                <w:b/>
                <w:bCs/>
                <w:sz w:val="40"/>
                <w:szCs w:val="40"/>
              </w:rPr>
            </w:rPrChange>
          </w:rPr>
          <w:t>.1 The basic concept</w:t>
        </w:r>
      </w:ins>
    </w:p>
    <w:p w14:paraId="672C82C3"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Learn about the coffee shop's organizational structure. Learn about the business and process of coffee.</w:t>
      </w:r>
    </w:p>
    <w:p w14:paraId="31A16628"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Survey the actual situation of the cafe.</w:t>
      </w:r>
    </w:p>
    <w:p w14:paraId="17D8D4EA"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 xml:space="preserve">Status: At present, information technology is considered a key industry of the country. Information explosion and the strong development of technology, to develop, need to apply information technology in different industries. Current software increasingly supports users to conveniently use, fast processing time. Therefore, when designing software, it not only requires accuracy and handling of many things, but also meets the speed, friendly interface and realistic simulation on the computer for users to use conveniently and accustomed belonging, high security, ... Software helps save and time of human efforts, increase accuracy and efficiency at work. As in managing a cafe. If not supported by computer software, the management needs to be quite a lot of people and divided into several stages to be able to manage the store such as managing employees (employees in shifts or all day), managing invoices , search, statistics and information adjustment, etc. These jobs require time and effort but the accuracy and efficiency are not high when doing manual work without using software. In addition, it will make the storage difficult, to </w:t>
      </w:r>
      <w:r w:rsidRPr="007076E5">
        <w:rPr>
          <w:rFonts w:ascii="Times New Roman" w:hAnsi="Times New Roman" w:cs="Times New Roman"/>
          <w:sz w:val="26"/>
          <w:szCs w:val="26"/>
        </w:rPr>
        <w:lastRenderedPageBreak/>
        <w:t>consume large space, easy to lose and expensive. Meanwhile solving with 1 software is simpler.</w:t>
      </w:r>
    </w:p>
    <w:p w14:paraId="746CDA50"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Therefore, it is necessary to develop a cafe management program.</w:t>
      </w:r>
    </w:p>
    <w:p w14:paraId="0F002FF1" w14:textId="4BD77A46" w:rsidR="007076E5" w:rsidRPr="007076E5" w:rsidRDefault="007B4F9C" w:rsidP="007076E5">
      <w:pPr>
        <w:spacing w:line="276" w:lineRule="auto"/>
        <w:jc w:val="both"/>
        <w:rPr>
          <w:rFonts w:ascii="Times New Roman" w:hAnsi="Times New Roman" w:cs="Times New Roman"/>
          <w:b/>
          <w:bCs/>
          <w:sz w:val="26"/>
          <w:szCs w:val="26"/>
        </w:rPr>
      </w:pPr>
      <w:ins w:id="55" w:author="Windows User" w:date="2020-03-30T07:42:00Z">
        <w:r>
          <w:rPr>
            <w:rFonts w:ascii="Times New Roman" w:hAnsi="Times New Roman" w:cs="Times New Roman"/>
            <w:b/>
            <w:bCs/>
            <w:sz w:val="26"/>
            <w:szCs w:val="26"/>
          </w:rPr>
          <w:t>3</w:t>
        </w:r>
      </w:ins>
      <w:del w:id="56" w:author="Windows User" w:date="2020-03-30T07:42:00Z">
        <w:r w:rsidR="007076E5" w:rsidRPr="007076E5" w:rsidDel="007B4F9C">
          <w:rPr>
            <w:rFonts w:ascii="Times New Roman" w:hAnsi="Times New Roman" w:cs="Times New Roman"/>
            <w:b/>
            <w:bCs/>
            <w:sz w:val="26"/>
            <w:szCs w:val="26"/>
          </w:rPr>
          <w:delText>2</w:delText>
        </w:r>
      </w:del>
      <w:r w:rsidR="007076E5" w:rsidRPr="007076E5">
        <w:rPr>
          <w:rFonts w:ascii="Times New Roman" w:hAnsi="Times New Roman" w:cs="Times New Roman"/>
          <w:b/>
          <w:bCs/>
          <w:sz w:val="26"/>
          <w:szCs w:val="26"/>
        </w:rPr>
        <w:t>.2. The implementation tools</w:t>
      </w:r>
    </w:p>
    <w:p w14:paraId="153BF437" w14:textId="77777777" w:rsidR="007076E5" w:rsidRPr="007076E5" w:rsidRDefault="007076E5" w:rsidP="007076E5">
      <w:pPr>
        <w:spacing w:line="276" w:lineRule="auto"/>
        <w:ind w:firstLine="720"/>
        <w:jc w:val="both"/>
        <w:rPr>
          <w:rFonts w:ascii="Times New Roman" w:hAnsi="Times New Roman" w:cs="Times New Roman"/>
          <w:b/>
          <w:bCs/>
          <w:sz w:val="26"/>
          <w:szCs w:val="26"/>
        </w:rPr>
      </w:pPr>
      <w:r w:rsidRPr="007076E5">
        <w:rPr>
          <w:rFonts w:ascii="Times New Roman" w:hAnsi="Times New Roman" w:cs="Times New Roman"/>
          <w:b/>
          <w:bCs/>
          <w:sz w:val="26"/>
          <w:szCs w:val="26"/>
        </w:rPr>
        <w:t>a. NetBeans</w:t>
      </w:r>
    </w:p>
    <w:p w14:paraId="38149648"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Netbeans is a built-in development environment (IDE) for Java. NetBeans allows applications to be developed from a collection of software components called modules. NetBeans runs on Windows, macOS, Linux and Solaris. Netbeans has an intuitive interface, quite similar to that of most software today. This will help the user operation more simple and convenient. Although Netbeans is always associated with Java drafting, this software still has support packages for programmers to apply languages ​​like C, C ++, PHP, etc.</w:t>
      </w:r>
    </w:p>
    <w:p w14:paraId="08D619C2" w14:textId="77777777" w:rsidR="007076E5" w:rsidRPr="007076E5" w:rsidRDefault="007076E5" w:rsidP="007076E5">
      <w:pPr>
        <w:spacing w:line="276" w:lineRule="auto"/>
        <w:ind w:firstLine="720"/>
        <w:jc w:val="both"/>
        <w:rPr>
          <w:rFonts w:ascii="Times New Roman" w:hAnsi="Times New Roman" w:cs="Times New Roman"/>
          <w:b/>
          <w:bCs/>
          <w:sz w:val="26"/>
          <w:szCs w:val="26"/>
        </w:rPr>
      </w:pPr>
      <w:r w:rsidRPr="007076E5">
        <w:rPr>
          <w:rFonts w:ascii="Times New Roman" w:hAnsi="Times New Roman" w:cs="Times New Roman"/>
          <w:b/>
          <w:bCs/>
          <w:sz w:val="26"/>
          <w:szCs w:val="26"/>
        </w:rPr>
        <w:t>b. Java Core, Java Swing</w:t>
      </w:r>
    </w:p>
    <w:p w14:paraId="18A6D38A"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Java is an object-oriented programming language (OOP) and is based on classes. Unlike most common programming languages, instead of compiling source code into machine code or interpreting source code at run time, Java is designed to compile source code into bytecode, which will then be executed by the execution environment ( runtime environment) run.</w:t>
      </w:r>
    </w:p>
    <w:p w14:paraId="530E011D"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In the past, Java was slower than straight-forward languages ​​like C and C ++, but later thanks to "Just in time compilation" technology, this was solved, and in some schools Java special combinations can run faster. Java runs many times faster than interpreted languages ​​like Python, Perl, PHP. Java runs equivalent to C #, a language that is quite similar in terms of syntax and translation / run process</w:t>
      </w:r>
    </w:p>
    <w:p w14:paraId="5B4DA746"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The Java syntax is heavily borrowed from C &amp; C ++ but has a simpler object-oriented syntax and fewer lower-level processing features. Therefore, writing a program in Java is easy, simple and less time consuming to fix errors. But in terms of object-oriented programming, Java is more complex.</w:t>
      </w:r>
    </w:p>
    <w:p w14:paraId="4D171E4B" w14:textId="77777777" w:rsidR="007076E5" w:rsidRPr="007076E5" w:rsidRDefault="007076E5" w:rsidP="007076E5">
      <w:pPr>
        <w:spacing w:line="276" w:lineRule="auto"/>
        <w:jc w:val="both"/>
        <w:rPr>
          <w:rFonts w:ascii="Times New Roman" w:hAnsi="Times New Roman" w:cs="Times New Roman"/>
          <w:sz w:val="26"/>
          <w:szCs w:val="26"/>
        </w:rPr>
      </w:pPr>
      <w:r w:rsidRPr="007076E5">
        <w:rPr>
          <w:rFonts w:ascii="Times New Roman" w:hAnsi="Times New Roman" w:cs="Times New Roman"/>
          <w:sz w:val="26"/>
          <w:szCs w:val="26"/>
        </w:rPr>
        <w:t>In Java, memory leaks are unlikely to occur because the memory is managed by the Java Virtual Machine (JVM) by automatically "clearing junk". Programmers do not have to care about allocating and deleting memory like C and C ++. However, when using network resources, IO files, databases (outside of JVM control) and programmers do not close (close) streams, data leakage can still occur.</w:t>
      </w:r>
    </w:p>
    <w:p w14:paraId="0AF1F260" w14:textId="5EA4C7FB" w:rsidR="007076E5" w:rsidRPr="007076E5" w:rsidRDefault="007076E5" w:rsidP="007076E5">
      <w:pPr>
        <w:spacing w:line="276" w:lineRule="auto"/>
        <w:ind w:firstLine="720"/>
        <w:jc w:val="both"/>
        <w:rPr>
          <w:rFonts w:ascii="Times New Roman" w:hAnsi="Times New Roman" w:cs="Times New Roman"/>
          <w:b/>
          <w:bCs/>
          <w:sz w:val="26"/>
          <w:szCs w:val="26"/>
        </w:rPr>
      </w:pPr>
      <w:r w:rsidRPr="007076E5">
        <w:rPr>
          <w:rFonts w:ascii="Times New Roman" w:hAnsi="Times New Roman" w:cs="Times New Roman"/>
          <w:b/>
          <w:bCs/>
          <w:sz w:val="26"/>
          <w:szCs w:val="26"/>
        </w:rPr>
        <w:t>c. SQL Server 2017</w:t>
      </w:r>
    </w:p>
    <w:p w14:paraId="54DB2B7A" w14:textId="7E0AA8EA" w:rsidR="007076E5" w:rsidRDefault="007076E5" w:rsidP="007076E5">
      <w:pPr>
        <w:spacing w:line="276" w:lineRule="auto"/>
        <w:jc w:val="both"/>
        <w:rPr>
          <w:rFonts w:ascii="Times New Roman" w:hAnsi="Times New Roman" w:cs="Times New Roman"/>
          <w:sz w:val="26"/>
          <w:szCs w:val="26"/>
        </w:rPr>
      </w:pPr>
      <w:r w:rsidRPr="00191E77">
        <w:rPr>
          <w:rFonts w:ascii="Times New Roman" w:hAnsi="Times New Roman" w:cs="Times New Roman"/>
          <w:sz w:val="26"/>
          <w:szCs w:val="26"/>
        </w:rPr>
        <w:lastRenderedPageBreak/>
        <w:t xml:space="preserve">Microsoft® SQL Server® 2017 Express is a powerful and reliable free data management system that delivers a rich and reliable data store for lightweight Web Sites and desktop applications. </w:t>
      </w:r>
    </w:p>
    <w:p w14:paraId="61BE1358" w14:textId="77777777" w:rsidR="00191E77" w:rsidRPr="00191E77" w:rsidRDefault="00191E77" w:rsidP="00191E77">
      <w:pPr>
        <w:pStyle w:val="NormalWeb"/>
        <w:rPr>
          <w:sz w:val="26"/>
          <w:szCs w:val="26"/>
        </w:rPr>
      </w:pPr>
      <w:r w:rsidRPr="00191E77">
        <w:rPr>
          <w:sz w:val="26"/>
          <w:szCs w:val="26"/>
        </w:rPr>
        <w:t xml:space="preserve">Microsoft SQL Server is a </w:t>
      </w:r>
      <w:hyperlink r:id="rId10" w:tooltip="Relational database management system" w:history="1">
        <w:r w:rsidRPr="00191E77">
          <w:rPr>
            <w:rStyle w:val="Hyperlink"/>
            <w:color w:val="auto"/>
            <w:sz w:val="26"/>
            <w:szCs w:val="26"/>
            <w:u w:val="none"/>
          </w:rPr>
          <w:t>relational database management system</w:t>
        </w:r>
      </w:hyperlink>
      <w:r w:rsidRPr="00191E77">
        <w:rPr>
          <w:sz w:val="26"/>
          <w:szCs w:val="26"/>
        </w:rPr>
        <w:t xml:space="preserve"> developed by </w:t>
      </w:r>
      <w:hyperlink r:id="rId11" w:tooltip="Microsoft" w:history="1">
        <w:r w:rsidRPr="00191E77">
          <w:rPr>
            <w:rStyle w:val="Hyperlink"/>
            <w:color w:val="auto"/>
            <w:sz w:val="26"/>
            <w:szCs w:val="26"/>
            <w:u w:val="none"/>
          </w:rPr>
          <w:t>Microsoft</w:t>
        </w:r>
      </w:hyperlink>
      <w:r w:rsidRPr="00191E77">
        <w:rPr>
          <w:sz w:val="26"/>
          <w:szCs w:val="26"/>
        </w:rPr>
        <w:t xml:space="preserve">. As a </w:t>
      </w:r>
      <w:hyperlink r:id="rId12" w:tooltip="Database server" w:history="1">
        <w:r w:rsidRPr="00191E77">
          <w:rPr>
            <w:rStyle w:val="Hyperlink"/>
            <w:color w:val="auto"/>
            <w:sz w:val="26"/>
            <w:szCs w:val="26"/>
            <w:u w:val="none"/>
          </w:rPr>
          <w:t>database server</w:t>
        </w:r>
      </w:hyperlink>
      <w:r w:rsidRPr="00191E77">
        <w:rPr>
          <w:sz w:val="26"/>
          <w:szCs w:val="26"/>
        </w:rPr>
        <w:t xml:space="preserve">, it is a </w:t>
      </w:r>
      <w:hyperlink r:id="rId13" w:tooltip="Software product" w:history="1">
        <w:r w:rsidRPr="00191E77">
          <w:rPr>
            <w:rStyle w:val="Hyperlink"/>
            <w:color w:val="auto"/>
            <w:sz w:val="26"/>
            <w:szCs w:val="26"/>
            <w:u w:val="none"/>
          </w:rPr>
          <w:t>software product</w:t>
        </w:r>
      </w:hyperlink>
      <w:r w:rsidRPr="00191E77">
        <w:rPr>
          <w:sz w:val="26"/>
          <w:szCs w:val="26"/>
        </w:rPr>
        <w:t xml:space="preserve"> with the primary function of storing and retrieving data as requested by other </w:t>
      </w:r>
      <w:hyperlink r:id="rId14" w:tooltip="Software application" w:history="1">
        <w:r w:rsidRPr="00191E77">
          <w:rPr>
            <w:rStyle w:val="Hyperlink"/>
            <w:color w:val="auto"/>
            <w:sz w:val="26"/>
            <w:szCs w:val="26"/>
            <w:u w:val="none"/>
          </w:rPr>
          <w:t>software applications</w:t>
        </w:r>
      </w:hyperlink>
      <w:r w:rsidRPr="00191E77">
        <w:rPr>
          <w:sz w:val="26"/>
          <w:szCs w:val="26"/>
        </w:rPr>
        <w:t xml:space="preserve">—which may run either on the same computer or on another computer across a network (including the Internet). </w:t>
      </w:r>
    </w:p>
    <w:p w14:paraId="53F90410" w14:textId="77777777" w:rsidR="00191E77" w:rsidRPr="00191E77" w:rsidRDefault="00191E77" w:rsidP="00191E77">
      <w:pPr>
        <w:pStyle w:val="NormalWeb"/>
        <w:rPr>
          <w:sz w:val="26"/>
          <w:szCs w:val="26"/>
        </w:rPr>
      </w:pPr>
      <w:r w:rsidRPr="00191E77">
        <w:rPr>
          <w:sz w:val="26"/>
          <w:szCs w:val="26"/>
        </w:rPr>
        <w:t xml:space="preserve">Microsoft markets at least a dozen different editions of Microsoft SQL Server, aimed at different audiences and for workloads ranging from small single-machine applications to large Internet-facing applications with many </w:t>
      </w:r>
      <w:hyperlink r:id="rId15" w:tooltip="Concurrent user" w:history="1">
        <w:r w:rsidRPr="00191E77">
          <w:rPr>
            <w:rStyle w:val="Hyperlink"/>
            <w:color w:val="auto"/>
            <w:sz w:val="26"/>
            <w:szCs w:val="26"/>
            <w:u w:val="none"/>
          </w:rPr>
          <w:t>concurrent users</w:t>
        </w:r>
      </w:hyperlink>
      <w:r w:rsidRPr="00191E77">
        <w:rPr>
          <w:sz w:val="26"/>
          <w:szCs w:val="26"/>
        </w:rPr>
        <w:t xml:space="preserve">. </w:t>
      </w:r>
    </w:p>
    <w:p w14:paraId="79FF0B32" w14:textId="77777777" w:rsidR="00191E77" w:rsidRPr="00191E77" w:rsidRDefault="00191E77" w:rsidP="007076E5">
      <w:pPr>
        <w:spacing w:line="276" w:lineRule="auto"/>
        <w:jc w:val="both"/>
        <w:rPr>
          <w:rFonts w:ascii="Times New Roman" w:hAnsi="Times New Roman" w:cs="Times New Roman"/>
          <w:sz w:val="26"/>
          <w:szCs w:val="26"/>
        </w:rPr>
      </w:pPr>
    </w:p>
    <w:p w14:paraId="76A539A1" w14:textId="247AA41A" w:rsidR="007076E5" w:rsidRPr="007076E5" w:rsidRDefault="007B4F9C" w:rsidP="007076E5">
      <w:pPr>
        <w:spacing w:line="276" w:lineRule="auto"/>
        <w:jc w:val="both"/>
        <w:rPr>
          <w:rFonts w:ascii="Times New Roman" w:hAnsi="Times New Roman" w:cs="Times New Roman"/>
          <w:b/>
          <w:bCs/>
          <w:color w:val="333333"/>
          <w:sz w:val="26"/>
          <w:szCs w:val="26"/>
          <w:shd w:val="clear" w:color="auto" w:fill="FFFFFF"/>
        </w:rPr>
      </w:pPr>
      <w:ins w:id="57" w:author="Windows User" w:date="2020-03-30T07:42:00Z">
        <w:r>
          <w:rPr>
            <w:rFonts w:ascii="Times New Roman" w:hAnsi="Times New Roman" w:cs="Times New Roman"/>
            <w:b/>
            <w:bCs/>
            <w:sz w:val="26"/>
            <w:szCs w:val="26"/>
          </w:rPr>
          <w:t>3</w:t>
        </w:r>
      </w:ins>
      <w:del w:id="58" w:author="Windows User" w:date="2020-03-30T07:42:00Z">
        <w:r w:rsidR="007076E5" w:rsidRPr="007076E5" w:rsidDel="007B4F9C">
          <w:rPr>
            <w:rFonts w:ascii="Times New Roman" w:hAnsi="Times New Roman" w:cs="Times New Roman"/>
            <w:b/>
            <w:bCs/>
            <w:sz w:val="26"/>
            <w:szCs w:val="26"/>
          </w:rPr>
          <w:delText>2</w:delText>
        </w:r>
      </w:del>
      <w:r w:rsidR="007076E5" w:rsidRPr="007076E5">
        <w:rPr>
          <w:rFonts w:ascii="Times New Roman" w:hAnsi="Times New Roman" w:cs="Times New Roman"/>
          <w:b/>
          <w:bCs/>
          <w:sz w:val="26"/>
          <w:szCs w:val="26"/>
        </w:rPr>
        <w:t xml:space="preserve">.3. </w:t>
      </w:r>
      <w:r w:rsidR="007076E5" w:rsidRPr="007076E5">
        <w:rPr>
          <w:rFonts w:ascii="Times New Roman" w:hAnsi="Times New Roman" w:cs="Times New Roman"/>
          <w:b/>
          <w:bCs/>
          <w:color w:val="333333"/>
          <w:sz w:val="26"/>
          <w:szCs w:val="26"/>
          <w:shd w:val="clear" w:color="auto" w:fill="FFFFFF"/>
        </w:rPr>
        <w:t> Perform programming</w:t>
      </w:r>
    </w:p>
    <w:p w14:paraId="3BA0DE88" w14:textId="60270760" w:rsidR="007076E5" w:rsidRPr="007076E5" w:rsidRDefault="007076E5" w:rsidP="007076E5">
      <w:pPr>
        <w:spacing w:line="276" w:lineRule="auto"/>
        <w:jc w:val="both"/>
        <w:rPr>
          <w:rFonts w:ascii="Times New Roman" w:hAnsi="Times New Roman" w:cs="Times New Roman"/>
          <w:color w:val="333333"/>
          <w:sz w:val="26"/>
          <w:szCs w:val="26"/>
          <w:shd w:val="clear" w:color="auto" w:fill="FFFFFF"/>
        </w:rPr>
      </w:pPr>
      <w:r w:rsidRPr="007076E5">
        <w:rPr>
          <w:rFonts w:ascii="Times New Roman" w:hAnsi="Times New Roman" w:cs="Times New Roman"/>
          <w:color w:val="333333"/>
          <w:sz w:val="26"/>
          <w:szCs w:val="26"/>
          <w:shd w:val="clear" w:color="auto" w:fill="FFFFFF"/>
        </w:rPr>
        <w:t xml:space="preserve">The program is built, database design on </w:t>
      </w:r>
      <w:r w:rsidR="00191E77">
        <w:rPr>
          <w:rFonts w:ascii="Times New Roman" w:hAnsi="Times New Roman" w:cs="Times New Roman"/>
          <w:color w:val="333333"/>
          <w:sz w:val="26"/>
          <w:szCs w:val="26"/>
          <w:shd w:val="clear" w:color="auto" w:fill="FFFFFF"/>
        </w:rPr>
        <w:t>SQl Server</w:t>
      </w:r>
      <w:r w:rsidRPr="007076E5">
        <w:rPr>
          <w:rFonts w:ascii="Times New Roman" w:hAnsi="Times New Roman" w:cs="Times New Roman"/>
          <w:color w:val="333333"/>
          <w:sz w:val="26"/>
          <w:szCs w:val="26"/>
          <w:shd w:val="clear" w:color="auto" w:fill="FFFFFF"/>
        </w:rPr>
        <w:t xml:space="preserve"> and designed interface, writing programs on NetBeans with Java</w:t>
      </w:r>
      <w:r w:rsidR="00191E77">
        <w:rPr>
          <w:rFonts w:ascii="Times New Roman" w:hAnsi="Times New Roman" w:cs="Times New Roman"/>
          <w:color w:val="333333"/>
          <w:sz w:val="26"/>
          <w:szCs w:val="26"/>
          <w:shd w:val="clear" w:color="auto" w:fill="FFFFFF"/>
        </w:rPr>
        <w:t xml:space="preserve"> OOP</w:t>
      </w:r>
      <w:r w:rsidRPr="007076E5">
        <w:rPr>
          <w:rFonts w:ascii="Times New Roman" w:hAnsi="Times New Roman" w:cs="Times New Roman"/>
          <w:color w:val="333333"/>
          <w:sz w:val="26"/>
          <w:szCs w:val="26"/>
          <w:shd w:val="clear" w:color="auto" w:fill="FFFFFF"/>
        </w:rPr>
        <w:t>.</w:t>
      </w:r>
    </w:p>
    <w:p w14:paraId="78CE7D78" w14:textId="24B0518B" w:rsidR="007076E5" w:rsidRDefault="007076E5" w:rsidP="00A461BE">
      <w:pPr>
        <w:rPr>
          <w:rFonts w:ascii="Times New Roman" w:hAnsi="Times New Roman" w:cs="Times New Roman"/>
          <w:b/>
          <w:bCs/>
          <w:sz w:val="40"/>
          <w:szCs w:val="40"/>
        </w:rPr>
      </w:pPr>
    </w:p>
    <w:p w14:paraId="1B34F92C" w14:textId="5A7F6886" w:rsidR="007076E5" w:rsidRDefault="007076E5" w:rsidP="007076E5">
      <w:pPr>
        <w:ind w:firstLine="720"/>
        <w:rPr>
          <w:rStyle w:val="tlid-translation"/>
          <w:rFonts w:ascii="Times New Roman" w:hAnsi="Times New Roman" w:cs="Times New Roman"/>
          <w:b/>
          <w:bCs/>
          <w:sz w:val="40"/>
          <w:szCs w:val="40"/>
          <w:lang w:val="en"/>
        </w:rPr>
      </w:pPr>
      <w:r w:rsidRPr="007076E5">
        <w:rPr>
          <w:rFonts w:ascii="Times New Roman" w:hAnsi="Times New Roman" w:cs="Times New Roman"/>
          <w:b/>
          <w:bCs/>
          <w:sz w:val="40"/>
          <w:szCs w:val="40"/>
        </w:rPr>
        <w:t>IV.</w:t>
      </w:r>
      <w:r w:rsidRPr="007076E5">
        <w:rPr>
          <w:rFonts w:ascii="Times New Roman" w:hAnsi="Times New Roman" w:cs="Times New Roman"/>
          <w:b/>
          <w:bCs/>
          <w:sz w:val="40"/>
          <w:szCs w:val="40"/>
          <w:lang w:val="en"/>
        </w:rPr>
        <w:t xml:space="preserve"> </w:t>
      </w:r>
      <w:r w:rsidRPr="007076E5">
        <w:rPr>
          <w:rStyle w:val="tlid-translation"/>
          <w:rFonts w:ascii="Times New Roman" w:hAnsi="Times New Roman" w:cs="Times New Roman"/>
          <w:b/>
          <w:bCs/>
          <w:sz w:val="40"/>
          <w:szCs w:val="40"/>
          <w:lang w:val="en"/>
        </w:rPr>
        <w:t>Program analysis and design</w:t>
      </w:r>
    </w:p>
    <w:p w14:paraId="64D9C49A" w14:textId="62744550" w:rsidR="007076E5" w:rsidRPr="00D04CF0" w:rsidRDefault="00D04CF0" w:rsidP="00D04CF0">
      <w:pPr>
        <w:pStyle w:val="ListParagraph"/>
        <w:numPr>
          <w:ilvl w:val="0"/>
          <w:numId w:val="8"/>
        </w:numPr>
        <w:rPr>
          <w:rStyle w:val="tlid-translation"/>
          <w:rFonts w:ascii="Times New Roman" w:hAnsi="Times New Roman" w:cs="Times New Roman"/>
          <w:sz w:val="26"/>
          <w:szCs w:val="26"/>
          <w:lang w:val="en"/>
        </w:rPr>
      </w:pPr>
      <w:r w:rsidRPr="00D04CF0">
        <w:rPr>
          <w:rStyle w:val="tlid-translation"/>
          <w:rFonts w:ascii="Times New Roman" w:hAnsi="Times New Roman" w:cs="Times New Roman"/>
          <w:sz w:val="26"/>
          <w:szCs w:val="26"/>
          <w:lang w:val="en"/>
        </w:rPr>
        <w:t>User interface</w:t>
      </w:r>
    </w:p>
    <w:p w14:paraId="4258C46C" w14:textId="77777777" w:rsidR="00D04CF0" w:rsidRPr="00D04CF0" w:rsidRDefault="00D04CF0" w:rsidP="00D04CF0">
      <w:pPr>
        <w:rPr>
          <w:rFonts w:ascii="Times New Roman" w:hAnsi="Times New Roman" w:cs="Times New Roman"/>
          <w:b/>
          <w:bCs/>
          <w:sz w:val="26"/>
          <w:szCs w:val="26"/>
        </w:rPr>
      </w:pPr>
    </w:p>
    <w:p w14:paraId="0D72E342" w14:textId="2E577965" w:rsidR="007076E5" w:rsidRDefault="00F16634" w:rsidP="00A461BE">
      <w:pPr>
        <w:rPr>
          <w:rFonts w:ascii="Times New Roman" w:hAnsi="Times New Roman" w:cs="Times New Roman"/>
          <w:b/>
          <w:bCs/>
          <w:sz w:val="40"/>
          <w:szCs w:val="40"/>
        </w:rPr>
      </w:pPr>
      <w:r>
        <w:rPr>
          <w:noProof/>
        </w:rPr>
        <w:lastRenderedPageBreak/>
        <w:drawing>
          <wp:inline distT="0" distB="0" distL="0" distR="0" wp14:anchorId="1E13ABB1" wp14:editId="7E0559EB">
            <wp:extent cx="5943600" cy="36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2360"/>
                    </a:xfrm>
                    <a:prstGeom prst="rect">
                      <a:avLst/>
                    </a:prstGeom>
                  </pic:spPr>
                </pic:pic>
              </a:graphicData>
            </a:graphic>
          </wp:inline>
        </w:drawing>
      </w:r>
    </w:p>
    <w:p w14:paraId="6CD8D641" w14:textId="69D56A0E" w:rsidR="00F16634" w:rsidRDefault="00F16634" w:rsidP="00A461BE">
      <w:pPr>
        <w:rPr>
          <w:rFonts w:ascii="Times New Roman" w:hAnsi="Times New Roman" w:cs="Times New Roman"/>
          <w:b/>
          <w:bCs/>
          <w:sz w:val="40"/>
          <w:szCs w:val="40"/>
        </w:rPr>
      </w:pPr>
      <w:r>
        <w:rPr>
          <w:noProof/>
        </w:rPr>
        <w:drawing>
          <wp:inline distT="0" distB="0" distL="0" distR="0" wp14:anchorId="0BEB60A0" wp14:editId="3D0F57AF">
            <wp:extent cx="5943600" cy="3930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0015"/>
                    </a:xfrm>
                    <a:prstGeom prst="rect">
                      <a:avLst/>
                    </a:prstGeom>
                  </pic:spPr>
                </pic:pic>
              </a:graphicData>
            </a:graphic>
          </wp:inline>
        </w:drawing>
      </w:r>
    </w:p>
    <w:p w14:paraId="3B529C30" w14:textId="62BB59D0" w:rsidR="00F16634" w:rsidRDefault="00F16634" w:rsidP="00A461BE">
      <w:pPr>
        <w:rPr>
          <w:rFonts w:ascii="Times New Roman" w:hAnsi="Times New Roman" w:cs="Times New Roman"/>
          <w:b/>
          <w:bCs/>
          <w:sz w:val="40"/>
          <w:szCs w:val="40"/>
        </w:rPr>
      </w:pPr>
      <w:r>
        <w:rPr>
          <w:noProof/>
        </w:rPr>
        <w:lastRenderedPageBreak/>
        <w:drawing>
          <wp:inline distT="0" distB="0" distL="0" distR="0" wp14:anchorId="48716B2F" wp14:editId="555B0071">
            <wp:extent cx="5943600" cy="526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7325"/>
                    </a:xfrm>
                    <a:prstGeom prst="rect">
                      <a:avLst/>
                    </a:prstGeom>
                  </pic:spPr>
                </pic:pic>
              </a:graphicData>
            </a:graphic>
          </wp:inline>
        </w:drawing>
      </w:r>
    </w:p>
    <w:p w14:paraId="0BEF99A6" w14:textId="01E63E4A" w:rsidR="007076E5" w:rsidRDefault="007076E5" w:rsidP="00A461BE">
      <w:pPr>
        <w:rPr>
          <w:rFonts w:ascii="Times New Roman" w:hAnsi="Times New Roman" w:cs="Times New Roman"/>
          <w:b/>
          <w:bCs/>
          <w:sz w:val="40"/>
          <w:szCs w:val="40"/>
        </w:rPr>
      </w:pPr>
    </w:p>
    <w:p w14:paraId="78F04D35" w14:textId="27D4D245" w:rsidR="007076E5" w:rsidRDefault="00F16634" w:rsidP="00A461BE">
      <w:pPr>
        <w:rPr>
          <w:rFonts w:ascii="Times New Roman" w:hAnsi="Times New Roman" w:cs="Times New Roman"/>
          <w:b/>
          <w:bCs/>
          <w:sz w:val="40"/>
          <w:szCs w:val="40"/>
        </w:rPr>
      </w:pPr>
      <w:r>
        <w:rPr>
          <w:noProof/>
        </w:rPr>
        <w:lastRenderedPageBreak/>
        <w:drawing>
          <wp:inline distT="0" distB="0" distL="0" distR="0" wp14:anchorId="2A936421" wp14:editId="6B321DDF">
            <wp:extent cx="5943600" cy="423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1005"/>
                    </a:xfrm>
                    <a:prstGeom prst="rect">
                      <a:avLst/>
                    </a:prstGeom>
                  </pic:spPr>
                </pic:pic>
              </a:graphicData>
            </a:graphic>
          </wp:inline>
        </w:drawing>
      </w:r>
    </w:p>
    <w:p w14:paraId="5EEE48C7" w14:textId="766ADD0C" w:rsidR="007076E5" w:rsidRDefault="007076E5" w:rsidP="00A461BE">
      <w:pPr>
        <w:rPr>
          <w:rFonts w:ascii="Times New Roman" w:hAnsi="Times New Roman" w:cs="Times New Roman"/>
          <w:b/>
          <w:bCs/>
          <w:sz w:val="40"/>
          <w:szCs w:val="40"/>
        </w:rPr>
      </w:pPr>
    </w:p>
    <w:p w14:paraId="7CAEFEA1" w14:textId="606B6EA2" w:rsidR="007076E5" w:rsidRDefault="007076E5" w:rsidP="00A461BE">
      <w:pPr>
        <w:rPr>
          <w:rFonts w:ascii="Times New Roman" w:hAnsi="Times New Roman" w:cs="Times New Roman"/>
          <w:b/>
          <w:bCs/>
          <w:sz w:val="40"/>
          <w:szCs w:val="40"/>
        </w:rPr>
      </w:pPr>
    </w:p>
    <w:p w14:paraId="14801858" w14:textId="2E3DB994" w:rsidR="007076E5" w:rsidRDefault="00F16634" w:rsidP="00A461BE">
      <w:pPr>
        <w:rPr>
          <w:rFonts w:ascii="Times New Roman" w:hAnsi="Times New Roman" w:cs="Times New Roman"/>
          <w:b/>
          <w:bCs/>
          <w:sz w:val="40"/>
          <w:szCs w:val="40"/>
        </w:rPr>
      </w:pPr>
      <w:r>
        <w:rPr>
          <w:noProof/>
        </w:rPr>
        <w:lastRenderedPageBreak/>
        <w:drawing>
          <wp:inline distT="0" distB="0" distL="0" distR="0" wp14:anchorId="679F8307" wp14:editId="2AC3A27F">
            <wp:extent cx="5943600" cy="5248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48275"/>
                    </a:xfrm>
                    <a:prstGeom prst="rect">
                      <a:avLst/>
                    </a:prstGeom>
                  </pic:spPr>
                </pic:pic>
              </a:graphicData>
            </a:graphic>
          </wp:inline>
        </w:drawing>
      </w:r>
    </w:p>
    <w:p w14:paraId="11053BA2" w14:textId="1CEBAE11" w:rsidR="00F16634" w:rsidRDefault="00F16634" w:rsidP="00A461BE">
      <w:pPr>
        <w:rPr>
          <w:rFonts w:ascii="Times New Roman" w:hAnsi="Times New Roman" w:cs="Times New Roman"/>
          <w:b/>
          <w:bCs/>
          <w:sz w:val="40"/>
          <w:szCs w:val="40"/>
        </w:rPr>
      </w:pPr>
      <w:r>
        <w:rPr>
          <w:noProof/>
        </w:rPr>
        <w:lastRenderedPageBreak/>
        <w:drawing>
          <wp:inline distT="0" distB="0" distL="0" distR="0" wp14:anchorId="1BBCC255" wp14:editId="241EF130">
            <wp:extent cx="5943600" cy="3272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2155"/>
                    </a:xfrm>
                    <a:prstGeom prst="rect">
                      <a:avLst/>
                    </a:prstGeom>
                  </pic:spPr>
                </pic:pic>
              </a:graphicData>
            </a:graphic>
          </wp:inline>
        </w:drawing>
      </w:r>
    </w:p>
    <w:p w14:paraId="18818829" w14:textId="268DB4B1" w:rsidR="00BA0EE2" w:rsidRDefault="00BA0EE2" w:rsidP="00A461BE">
      <w:pPr>
        <w:rPr>
          <w:rFonts w:ascii="Times New Roman" w:hAnsi="Times New Roman" w:cs="Times New Roman"/>
          <w:b/>
          <w:bCs/>
          <w:sz w:val="40"/>
          <w:szCs w:val="40"/>
        </w:rPr>
      </w:pPr>
      <w:r>
        <w:rPr>
          <w:noProof/>
        </w:rPr>
        <w:drawing>
          <wp:inline distT="0" distB="0" distL="0" distR="0" wp14:anchorId="6BE977A9" wp14:editId="11B34C95">
            <wp:extent cx="5943600" cy="3274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74695"/>
                    </a:xfrm>
                    <a:prstGeom prst="rect">
                      <a:avLst/>
                    </a:prstGeom>
                  </pic:spPr>
                </pic:pic>
              </a:graphicData>
            </a:graphic>
          </wp:inline>
        </w:drawing>
      </w:r>
    </w:p>
    <w:p w14:paraId="2559A57F" w14:textId="2DB6CE2D" w:rsidR="00BA0EE2" w:rsidRDefault="00BA0EE2" w:rsidP="00A461BE">
      <w:pPr>
        <w:rPr>
          <w:rFonts w:ascii="Times New Roman" w:hAnsi="Times New Roman" w:cs="Times New Roman"/>
          <w:b/>
          <w:bCs/>
          <w:sz w:val="40"/>
          <w:szCs w:val="40"/>
        </w:rPr>
      </w:pPr>
      <w:r>
        <w:rPr>
          <w:noProof/>
        </w:rPr>
        <w:lastRenderedPageBreak/>
        <w:drawing>
          <wp:inline distT="0" distB="0" distL="0" distR="0" wp14:anchorId="7A7692C0" wp14:editId="5983BB57">
            <wp:extent cx="5943600" cy="2319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59105875" w14:textId="2B48FAEF" w:rsidR="00BA0EE2" w:rsidRDefault="00BA0EE2" w:rsidP="00A461BE">
      <w:pPr>
        <w:rPr>
          <w:rFonts w:ascii="Times New Roman" w:hAnsi="Times New Roman" w:cs="Times New Roman"/>
          <w:b/>
          <w:bCs/>
          <w:sz w:val="40"/>
          <w:szCs w:val="40"/>
        </w:rPr>
      </w:pPr>
    </w:p>
    <w:p w14:paraId="5C432471" w14:textId="29CF77F2" w:rsidR="007076E5" w:rsidRDefault="00BA0EE2" w:rsidP="00A461BE">
      <w:pPr>
        <w:rPr>
          <w:rFonts w:ascii="Times New Roman" w:hAnsi="Times New Roman" w:cs="Times New Roman"/>
          <w:b/>
          <w:bCs/>
          <w:sz w:val="40"/>
          <w:szCs w:val="40"/>
        </w:rPr>
      </w:pPr>
      <w:r>
        <w:rPr>
          <w:noProof/>
        </w:rPr>
        <w:drawing>
          <wp:anchor distT="0" distB="0" distL="114300" distR="114300" simplePos="0" relativeHeight="251658240" behindDoc="0" locked="0" layoutInCell="1" allowOverlap="1" wp14:anchorId="0F2A3F77" wp14:editId="32795962">
            <wp:simplePos x="0" y="0"/>
            <wp:positionH relativeFrom="column">
              <wp:posOffset>41910</wp:posOffset>
            </wp:positionH>
            <wp:positionV relativeFrom="paragraph">
              <wp:posOffset>5080</wp:posOffset>
            </wp:positionV>
            <wp:extent cx="5943600" cy="31032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p>
    <w:p w14:paraId="3E7A8E52" w14:textId="17393F94" w:rsidR="007076E5" w:rsidRDefault="007076E5" w:rsidP="00A461BE">
      <w:pPr>
        <w:rPr>
          <w:b/>
          <w:bCs/>
          <w:sz w:val="40"/>
          <w:szCs w:val="40"/>
        </w:rPr>
      </w:pPr>
    </w:p>
    <w:p w14:paraId="0A48E13E" w14:textId="28F5BE26" w:rsidR="00BA0EE2" w:rsidRDefault="00BA0EE2" w:rsidP="00A461BE">
      <w:pPr>
        <w:rPr>
          <w:b/>
          <w:bCs/>
          <w:sz w:val="40"/>
          <w:szCs w:val="40"/>
        </w:rPr>
      </w:pPr>
    </w:p>
    <w:p w14:paraId="768C7B3D" w14:textId="0660BF49" w:rsidR="00BA0EE2" w:rsidRDefault="00BA0EE2" w:rsidP="00A461BE">
      <w:pPr>
        <w:rPr>
          <w:b/>
          <w:bCs/>
          <w:sz w:val="40"/>
          <w:szCs w:val="40"/>
        </w:rPr>
      </w:pPr>
    </w:p>
    <w:p w14:paraId="48970B31" w14:textId="65952F10" w:rsidR="00BA0EE2" w:rsidRDefault="00BA0EE2" w:rsidP="00A461BE">
      <w:pPr>
        <w:rPr>
          <w:b/>
          <w:bCs/>
          <w:sz w:val="40"/>
          <w:szCs w:val="40"/>
        </w:rPr>
      </w:pPr>
    </w:p>
    <w:p w14:paraId="273B77F8" w14:textId="2F7621F0" w:rsidR="00BA0EE2" w:rsidRDefault="00BA0EE2" w:rsidP="00A461BE">
      <w:pPr>
        <w:rPr>
          <w:b/>
          <w:bCs/>
          <w:sz w:val="40"/>
          <w:szCs w:val="40"/>
        </w:rPr>
      </w:pPr>
    </w:p>
    <w:p w14:paraId="6200BA8B" w14:textId="510155D7" w:rsidR="00BA0EE2" w:rsidRDefault="00BA0EE2" w:rsidP="00A461BE">
      <w:pPr>
        <w:rPr>
          <w:b/>
          <w:bCs/>
          <w:sz w:val="40"/>
          <w:szCs w:val="40"/>
        </w:rPr>
      </w:pPr>
    </w:p>
    <w:p w14:paraId="3B46EFCC" w14:textId="2B6A4505" w:rsidR="00BA0EE2" w:rsidRDefault="00BA0EE2" w:rsidP="00A461BE">
      <w:pPr>
        <w:rPr>
          <w:b/>
          <w:bCs/>
          <w:sz w:val="40"/>
          <w:szCs w:val="40"/>
        </w:rPr>
      </w:pPr>
    </w:p>
    <w:p w14:paraId="26E6977A" w14:textId="774DE1CF" w:rsidR="00BA0EE2" w:rsidRDefault="00BA0EE2" w:rsidP="00A461BE">
      <w:pPr>
        <w:rPr>
          <w:b/>
          <w:bCs/>
          <w:sz w:val="40"/>
          <w:szCs w:val="40"/>
        </w:rPr>
      </w:pPr>
    </w:p>
    <w:p w14:paraId="01DCAEC6" w14:textId="0A299D0D" w:rsidR="00BA0EE2" w:rsidRDefault="00BA0EE2" w:rsidP="00A461BE">
      <w:pPr>
        <w:rPr>
          <w:b/>
          <w:bCs/>
          <w:sz w:val="40"/>
          <w:szCs w:val="40"/>
        </w:rPr>
      </w:pPr>
    </w:p>
    <w:p w14:paraId="797ABB43" w14:textId="746EEB5E" w:rsidR="00BA0EE2" w:rsidRDefault="00BA0EE2" w:rsidP="00A461BE">
      <w:pPr>
        <w:rPr>
          <w:b/>
          <w:bCs/>
          <w:sz w:val="40"/>
          <w:szCs w:val="40"/>
        </w:rPr>
      </w:pPr>
    </w:p>
    <w:p w14:paraId="5E4877BF" w14:textId="1D26CB4E" w:rsidR="00BA0EE2" w:rsidRDefault="00BA0EE2" w:rsidP="00A461BE">
      <w:pPr>
        <w:rPr>
          <w:b/>
          <w:bCs/>
          <w:sz w:val="40"/>
          <w:szCs w:val="40"/>
        </w:rPr>
      </w:pPr>
    </w:p>
    <w:p w14:paraId="74523EE8" w14:textId="124446BE" w:rsidR="00BA0EE2" w:rsidRDefault="00BA0EE2" w:rsidP="00A461BE">
      <w:pPr>
        <w:rPr>
          <w:b/>
          <w:bCs/>
          <w:sz w:val="40"/>
          <w:szCs w:val="40"/>
        </w:rPr>
      </w:pPr>
    </w:p>
    <w:p w14:paraId="605A8F42" w14:textId="6DD5EC26" w:rsidR="00BA0EE2" w:rsidRDefault="00BA0EE2" w:rsidP="00A461BE">
      <w:pPr>
        <w:rPr>
          <w:b/>
          <w:bCs/>
          <w:sz w:val="40"/>
          <w:szCs w:val="40"/>
        </w:rPr>
      </w:pPr>
      <w:r>
        <w:rPr>
          <w:noProof/>
        </w:rPr>
        <w:drawing>
          <wp:inline distT="0" distB="0" distL="0" distR="0" wp14:anchorId="06CDF5F1" wp14:editId="2660E24A">
            <wp:extent cx="4838700" cy="536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5362575"/>
                    </a:xfrm>
                    <a:prstGeom prst="rect">
                      <a:avLst/>
                    </a:prstGeom>
                  </pic:spPr>
                </pic:pic>
              </a:graphicData>
            </a:graphic>
          </wp:inline>
        </w:drawing>
      </w:r>
    </w:p>
    <w:p w14:paraId="42D161A5" w14:textId="01C4C0DE" w:rsidR="00BA0EE2" w:rsidRDefault="00BA0EE2" w:rsidP="00A461BE">
      <w:pPr>
        <w:rPr>
          <w:b/>
          <w:bCs/>
          <w:sz w:val="40"/>
          <w:szCs w:val="40"/>
        </w:rPr>
      </w:pPr>
      <w:r>
        <w:rPr>
          <w:noProof/>
        </w:rPr>
        <w:drawing>
          <wp:inline distT="0" distB="0" distL="0" distR="0" wp14:anchorId="1D3D6FA3" wp14:editId="61E0A271">
            <wp:extent cx="5943600" cy="2259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9330"/>
                    </a:xfrm>
                    <a:prstGeom prst="rect">
                      <a:avLst/>
                    </a:prstGeom>
                  </pic:spPr>
                </pic:pic>
              </a:graphicData>
            </a:graphic>
          </wp:inline>
        </w:drawing>
      </w:r>
    </w:p>
    <w:p w14:paraId="7427A2C4" w14:textId="6D92638D" w:rsidR="00BA0EE2" w:rsidRDefault="00BA0EE2" w:rsidP="00A461BE">
      <w:pPr>
        <w:rPr>
          <w:b/>
          <w:bCs/>
          <w:sz w:val="40"/>
          <w:szCs w:val="40"/>
        </w:rPr>
      </w:pPr>
      <w:r>
        <w:rPr>
          <w:noProof/>
        </w:rPr>
        <w:lastRenderedPageBreak/>
        <w:drawing>
          <wp:inline distT="0" distB="0" distL="0" distR="0" wp14:anchorId="3346C197" wp14:editId="3452F51F">
            <wp:extent cx="5943600" cy="405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58285"/>
                    </a:xfrm>
                    <a:prstGeom prst="rect">
                      <a:avLst/>
                    </a:prstGeom>
                  </pic:spPr>
                </pic:pic>
              </a:graphicData>
            </a:graphic>
          </wp:inline>
        </w:drawing>
      </w:r>
    </w:p>
    <w:p w14:paraId="24020864" w14:textId="1E99EBD3" w:rsidR="00BA0EE2" w:rsidRDefault="00BA0EE2" w:rsidP="00A461BE">
      <w:pPr>
        <w:rPr>
          <w:b/>
          <w:bCs/>
          <w:sz w:val="40"/>
          <w:szCs w:val="40"/>
        </w:rPr>
      </w:pPr>
      <w:r>
        <w:rPr>
          <w:noProof/>
        </w:rPr>
        <w:drawing>
          <wp:inline distT="0" distB="0" distL="0" distR="0" wp14:anchorId="39CB6322" wp14:editId="7BC70F11">
            <wp:extent cx="5943600"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38600"/>
                    </a:xfrm>
                    <a:prstGeom prst="rect">
                      <a:avLst/>
                    </a:prstGeom>
                  </pic:spPr>
                </pic:pic>
              </a:graphicData>
            </a:graphic>
          </wp:inline>
        </w:drawing>
      </w:r>
    </w:p>
    <w:p w14:paraId="11F8BFD1" w14:textId="3D3E104A" w:rsidR="00BA0EE2" w:rsidRDefault="00BA0EE2" w:rsidP="00A461BE">
      <w:pPr>
        <w:rPr>
          <w:b/>
          <w:bCs/>
          <w:sz w:val="40"/>
          <w:szCs w:val="40"/>
        </w:rPr>
      </w:pPr>
      <w:r>
        <w:rPr>
          <w:noProof/>
        </w:rPr>
        <w:lastRenderedPageBreak/>
        <w:drawing>
          <wp:inline distT="0" distB="0" distL="0" distR="0" wp14:anchorId="226C1560" wp14:editId="7828A89D">
            <wp:extent cx="59436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9900"/>
                    </a:xfrm>
                    <a:prstGeom prst="rect">
                      <a:avLst/>
                    </a:prstGeom>
                  </pic:spPr>
                </pic:pic>
              </a:graphicData>
            </a:graphic>
          </wp:inline>
        </w:drawing>
      </w:r>
    </w:p>
    <w:p w14:paraId="1103B7E2" w14:textId="77777777" w:rsidR="00BA0EE2" w:rsidRDefault="00BA0EE2" w:rsidP="00A461BE">
      <w:pPr>
        <w:rPr>
          <w:b/>
          <w:bCs/>
          <w:sz w:val="40"/>
          <w:szCs w:val="40"/>
        </w:rPr>
      </w:pPr>
    </w:p>
    <w:p w14:paraId="181F3FE9" w14:textId="446BCF31" w:rsidR="00BA0EE2" w:rsidRDefault="00BA0EE2" w:rsidP="00A461BE">
      <w:pPr>
        <w:rPr>
          <w:b/>
          <w:bCs/>
          <w:sz w:val="40"/>
          <w:szCs w:val="40"/>
        </w:rPr>
      </w:pPr>
      <w:r>
        <w:rPr>
          <w:noProof/>
        </w:rPr>
        <w:drawing>
          <wp:inline distT="0" distB="0" distL="0" distR="0" wp14:anchorId="52C8B9BA" wp14:editId="7989F9B8">
            <wp:extent cx="437197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2809875"/>
                    </a:xfrm>
                    <a:prstGeom prst="rect">
                      <a:avLst/>
                    </a:prstGeom>
                  </pic:spPr>
                </pic:pic>
              </a:graphicData>
            </a:graphic>
          </wp:inline>
        </w:drawing>
      </w:r>
    </w:p>
    <w:p w14:paraId="76F86550" w14:textId="220A70CD" w:rsidR="00BA0EE2" w:rsidRDefault="00BA0EE2" w:rsidP="00A461BE">
      <w:pPr>
        <w:rPr>
          <w:b/>
          <w:bCs/>
          <w:sz w:val="40"/>
          <w:szCs w:val="40"/>
        </w:rPr>
      </w:pPr>
    </w:p>
    <w:p w14:paraId="05963B46" w14:textId="6A6AF8BA" w:rsidR="00BA0EE2" w:rsidRDefault="00BA0EE2" w:rsidP="00A461BE">
      <w:pPr>
        <w:rPr>
          <w:ins w:id="59" w:author="Le Duc Hoa" w:date="2020-03-30T07:02:00Z"/>
          <w:b/>
          <w:bCs/>
          <w:sz w:val="40"/>
          <w:szCs w:val="40"/>
        </w:rPr>
      </w:pPr>
      <w:r>
        <w:rPr>
          <w:noProof/>
        </w:rPr>
        <w:lastRenderedPageBreak/>
        <w:drawing>
          <wp:inline distT="0" distB="0" distL="0" distR="0" wp14:anchorId="55ABE134" wp14:editId="64E2E0F0">
            <wp:extent cx="48768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2657475"/>
                    </a:xfrm>
                    <a:prstGeom prst="rect">
                      <a:avLst/>
                    </a:prstGeom>
                  </pic:spPr>
                </pic:pic>
              </a:graphicData>
            </a:graphic>
          </wp:inline>
        </w:drawing>
      </w:r>
    </w:p>
    <w:p w14:paraId="64532E32" w14:textId="036C192F" w:rsidR="00745D3D" w:rsidRDefault="00745D3D" w:rsidP="00A461BE">
      <w:pPr>
        <w:rPr>
          <w:ins w:id="60" w:author="Le Duc Hoa" w:date="2020-03-30T07:02:00Z"/>
          <w:b/>
          <w:bCs/>
          <w:sz w:val="40"/>
          <w:szCs w:val="40"/>
        </w:rPr>
      </w:pPr>
    </w:p>
    <w:p w14:paraId="650ECD08" w14:textId="03DC9C25" w:rsidR="00745D3D" w:rsidRDefault="00745D3D" w:rsidP="00A461BE">
      <w:pPr>
        <w:rPr>
          <w:ins w:id="61" w:author="Le Duc Hoa" w:date="2020-03-30T07:02:00Z"/>
          <w:b/>
          <w:bCs/>
          <w:sz w:val="40"/>
          <w:szCs w:val="40"/>
        </w:rPr>
      </w:pPr>
    </w:p>
    <w:p w14:paraId="415EDF61" w14:textId="6FAC5EF5" w:rsidR="00745D3D" w:rsidRDefault="00745D3D" w:rsidP="00A461BE">
      <w:pPr>
        <w:rPr>
          <w:ins w:id="62" w:author="Le Duc Hoa" w:date="2020-03-30T07:02:00Z"/>
          <w:b/>
          <w:bCs/>
          <w:sz w:val="40"/>
          <w:szCs w:val="40"/>
        </w:rPr>
      </w:pPr>
    </w:p>
    <w:p w14:paraId="42C3CB39" w14:textId="4578FFF5" w:rsidR="00745D3D" w:rsidRDefault="00745D3D" w:rsidP="00A461BE">
      <w:pPr>
        <w:rPr>
          <w:ins w:id="63" w:author="Le Duc Hoa" w:date="2020-03-30T07:02:00Z"/>
          <w:b/>
          <w:bCs/>
          <w:sz w:val="40"/>
          <w:szCs w:val="40"/>
        </w:rPr>
      </w:pPr>
    </w:p>
    <w:p w14:paraId="0D77F69A" w14:textId="594DEB7D" w:rsidR="00745D3D" w:rsidRDefault="00745D3D" w:rsidP="00A461BE">
      <w:pPr>
        <w:rPr>
          <w:b/>
          <w:bCs/>
          <w:sz w:val="40"/>
          <w:szCs w:val="40"/>
        </w:rPr>
      </w:pPr>
    </w:p>
    <w:p w14:paraId="4FFF02B8" w14:textId="0F31960E" w:rsidR="00BA0EE2" w:rsidRDefault="00BA0EE2" w:rsidP="00A461BE">
      <w:pPr>
        <w:rPr>
          <w:b/>
          <w:bCs/>
          <w:sz w:val="40"/>
          <w:szCs w:val="40"/>
        </w:rPr>
      </w:pPr>
    </w:p>
    <w:p w14:paraId="2989B4F9" w14:textId="2219CDA0" w:rsidR="00745D3D" w:rsidRPr="00745D3D" w:rsidRDefault="00745D3D" w:rsidP="00745D3D">
      <w:pPr>
        <w:rPr>
          <w:rFonts w:ascii="Times New Roman" w:hAnsi="Times New Roman" w:cs="Times New Roman"/>
          <w:b/>
          <w:bCs/>
          <w:sz w:val="26"/>
          <w:szCs w:val="26"/>
          <w:rPrChange w:id="64" w:author="Le Duc Hoa" w:date="2020-03-30T07:02:00Z">
            <w:rPr>
              <w:rFonts w:ascii="Times New Roman" w:hAnsi="Times New Roman" w:cs="Times New Roman"/>
              <w:sz w:val="26"/>
              <w:szCs w:val="26"/>
            </w:rPr>
          </w:rPrChange>
        </w:rPr>
      </w:pPr>
      <w:r w:rsidRPr="005C02B5">
        <w:rPr>
          <w:rFonts w:ascii="Times New Roman" w:hAnsi="Times New Roman" w:cs="Times New Roman"/>
          <w:noProof/>
          <w:sz w:val="26"/>
          <w:szCs w:val="26"/>
        </w:rPr>
        <w:drawing>
          <wp:anchor distT="0" distB="0" distL="114300" distR="114300" simplePos="0" relativeHeight="251661312" behindDoc="0" locked="0" layoutInCell="1" allowOverlap="1" wp14:anchorId="4C94595F" wp14:editId="4FFE9440">
            <wp:simplePos x="0" y="0"/>
            <wp:positionH relativeFrom="margin">
              <wp:align>center</wp:align>
            </wp:positionH>
            <wp:positionV relativeFrom="paragraph">
              <wp:posOffset>4053840</wp:posOffset>
            </wp:positionV>
            <wp:extent cx="3832860" cy="21793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1.PNG"/>
                    <pic:cNvPicPr/>
                  </pic:nvPicPr>
                  <pic:blipFill>
                    <a:blip r:embed="rId32">
                      <a:extLst>
                        <a:ext uri="{28A0092B-C50C-407E-A947-70E740481C1C}">
                          <a14:useLocalDpi xmlns:a14="http://schemas.microsoft.com/office/drawing/2010/main" val="0"/>
                        </a:ext>
                      </a:extLst>
                    </a:blip>
                    <a:stretch>
                      <a:fillRect/>
                    </a:stretch>
                  </pic:blipFill>
                  <pic:spPr>
                    <a:xfrm>
                      <a:off x="0" y="0"/>
                      <a:ext cx="3832860" cy="2179320"/>
                    </a:xfrm>
                    <a:prstGeom prst="rect">
                      <a:avLst/>
                    </a:prstGeom>
                  </pic:spPr>
                </pic:pic>
              </a:graphicData>
            </a:graphic>
          </wp:anchor>
        </w:drawing>
      </w:r>
      <w:r w:rsidRPr="005C02B5">
        <w:rPr>
          <w:rFonts w:ascii="Times New Roman" w:hAnsi="Times New Roman" w:cs="Times New Roman"/>
          <w:sz w:val="26"/>
          <w:szCs w:val="26"/>
        </w:rPr>
        <w:br w:type="page"/>
      </w:r>
      <w:r w:rsidRPr="00745D3D">
        <w:rPr>
          <w:rFonts w:ascii="Times New Roman" w:hAnsi="Times New Roman" w:cs="Times New Roman"/>
          <w:b/>
          <w:bCs/>
          <w:noProof/>
          <w:sz w:val="26"/>
          <w:szCs w:val="26"/>
          <w:rPrChange w:id="65" w:author="Le Duc Hoa" w:date="2020-03-30T07:02:00Z">
            <w:rPr>
              <w:rFonts w:ascii="Times New Roman" w:hAnsi="Times New Roman" w:cs="Times New Roman"/>
              <w:noProof/>
              <w:sz w:val="26"/>
              <w:szCs w:val="26"/>
            </w:rPr>
          </w:rPrChange>
        </w:rPr>
        <w:lastRenderedPageBreak/>
        <w:drawing>
          <wp:anchor distT="0" distB="0" distL="114300" distR="114300" simplePos="0" relativeHeight="251660288" behindDoc="1" locked="0" layoutInCell="0" allowOverlap="1" wp14:anchorId="04A3C18C" wp14:editId="06AC8C7A">
            <wp:simplePos x="0" y="0"/>
            <wp:positionH relativeFrom="margin">
              <wp:posOffset>151977</wp:posOffset>
            </wp:positionH>
            <wp:positionV relativeFrom="paragraph">
              <wp:posOffset>1059180</wp:posOffset>
            </wp:positionV>
            <wp:extent cx="5951220" cy="4344503"/>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3"/>
                    <a:srcRect/>
                    <a:stretch>
                      <a:fillRect/>
                    </a:stretch>
                  </pic:blipFill>
                  <pic:spPr bwMode="auto">
                    <a:xfrm>
                      <a:off x="0" y="0"/>
                      <a:ext cx="5951220" cy="4344503"/>
                    </a:xfrm>
                    <a:prstGeom prst="rect">
                      <a:avLst/>
                    </a:prstGeom>
                    <a:noFill/>
                  </pic:spPr>
                </pic:pic>
              </a:graphicData>
            </a:graphic>
            <wp14:sizeRelH relativeFrom="margin">
              <wp14:pctWidth>0</wp14:pctWidth>
            </wp14:sizeRelH>
            <wp14:sizeRelV relativeFrom="margin">
              <wp14:pctHeight>0</wp14:pctHeight>
            </wp14:sizeRelV>
          </wp:anchor>
        </w:drawing>
      </w:r>
      <w:ins w:id="66" w:author="Le Duc Hoa" w:date="2020-03-30T07:02:00Z">
        <w:r w:rsidRPr="00745D3D">
          <w:rPr>
            <w:rFonts w:ascii="Times New Roman" w:hAnsi="Times New Roman" w:cs="Times New Roman"/>
            <w:b/>
            <w:bCs/>
            <w:sz w:val="26"/>
            <w:szCs w:val="26"/>
            <w:rPrChange w:id="67" w:author="Le Duc Hoa" w:date="2020-03-30T07:02:00Z">
              <w:rPr>
                <w:rFonts w:ascii="Times New Roman" w:hAnsi="Times New Roman" w:cs="Times New Roman"/>
                <w:sz w:val="26"/>
                <w:szCs w:val="26"/>
              </w:rPr>
            </w:rPrChange>
          </w:rPr>
          <w:t>2.Flow chart</w:t>
        </w:r>
      </w:ins>
      <w:r w:rsidRPr="00745D3D">
        <w:rPr>
          <w:rFonts w:ascii="Times New Roman" w:hAnsi="Times New Roman" w:cs="Times New Roman"/>
          <w:b/>
          <w:bCs/>
          <w:sz w:val="26"/>
          <w:szCs w:val="26"/>
          <w:rPrChange w:id="68" w:author="Le Duc Hoa" w:date="2020-03-30T07:02:00Z">
            <w:rPr>
              <w:rFonts w:ascii="Times New Roman" w:hAnsi="Times New Roman" w:cs="Times New Roman"/>
              <w:sz w:val="26"/>
              <w:szCs w:val="26"/>
            </w:rPr>
          </w:rPrChange>
        </w:rPr>
        <w:br w:type="page"/>
      </w:r>
    </w:p>
    <w:p w14:paraId="22F08D79" w14:textId="77777777" w:rsidR="00745D3D" w:rsidRPr="005C02B5" w:rsidRDefault="00745D3D" w:rsidP="00745D3D">
      <w:pPr>
        <w:tabs>
          <w:tab w:val="left" w:pos="2220"/>
        </w:tabs>
        <w:rPr>
          <w:rFonts w:ascii="Times New Roman" w:hAnsi="Times New Roman" w:cs="Times New Roman"/>
          <w:sz w:val="26"/>
          <w:szCs w:val="26"/>
        </w:rPr>
      </w:pPr>
      <w:r w:rsidRPr="005C02B5">
        <w:rPr>
          <w:rFonts w:ascii="Times New Roman" w:hAnsi="Times New Roman" w:cs="Times New Roman"/>
          <w:sz w:val="26"/>
          <w:szCs w:val="26"/>
        </w:rPr>
        <w:lastRenderedPageBreak/>
        <w:tab/>
      </w:r>
      <w:r w:rsidRPr="005C02B5">
        <w:rPr>
          <w:rFonts w:ascii="Times New Roman" w:hAnsi="Times New Roman" w:cs="Times New Roman"/>
          <w:noProof/>
          <w:sz w:val="26"/>
          <w:szCs w:val="26"/>
        </w:rPr>
        <w:drawing>
          <wp:inline distT="0" distB="0" distL="0" distR="0" wp14:anchorId="7DC98477" wp14:editId="36EBBF65">
            <wp:extent cx="5943600" cy="2564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01702CB5" w14:textId="77777777" w:rsidR="00745D3D" w:rsidRPr="005C02B5" w:rsidRDefault="00745D3D" w:rsidP="00745D3D">
      <w:pPr>
        <w:rPr>
          <w:rFonts w:ascii="Times New Roman" w:hAnsi="Times New Roman" w:cs="Times New Roman"/>
          <w:sz w:val="26"/>
          <w:szCs w:val="26"/>
        </w:rPr>
      </w:pPr>
      <w:r w:rsidRPr="005C02B5">
        <w:rPr>
          <w:rFonts w:ascii="Times New Roman" w:hAnsi="Times New Roman" w:cs="Times New Roman"/>
          <w:sz w:val="26"/>
          <w:szCs w:val="26"/>
        </w:rPr>
        <w:br w:type="page"/>
      </w:r>
      <w:r w:rsidRPr="005C02B5">
        <w:rPr>
          <w:rFonts w:ascii="Times New Roman" w:hAnsi="Times New Roman" w:cs="Times New Roman"/>
          <w:noProof/>
          <w:sz w:val="26"/>
          <w:szCs w:val="26"/>
        </w:rPr>
        <w:lastRenderedPageBreak/>
        <w:drawing>
          <wp:inline distT="0" distB="0" distL="0" distR="0" wp14:anchorId="0D1A4A67" wp14:editId="44A51A8C">
            <wp:extent cx="5943600" cy="2587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76FD5C0" w14:textId="706CE21A" w:rsidR="00745D3D" w:rsidRPr="005C02B5" w:rsidRDefault="00745D3D" w:rsidP="00745D3D">
      <w:pPr>
        <w:rPr>
          <w:rFonts w:ascii="Times New Roman" w:hAnsi="Times New Roman" w:cs="Times New Roman"/>
          <w:sz w:val="26"/>
          <w:szCs w:val="26"/>
        </w:rPr>
      </w:pPr>
      <w:moveToRangeStart w:id="69" w:author="Le Duc Hoa" w:date="2020-03-30T07:02:00Z" w:name="move36444179"/>
      <w:ins w:id="70" w:author="Le Duc Hoa" w:date="2020-03-30T07:02:00Z">
        <w:r w:rsidRPr="005C02B5">
          <w:rPr>
            <w:rFonts w:ascii="Times New Roman" w:hAnsi="Times New Roman" w:cs="Times New Roman"/>
            <w:noProof/>
            <w:sz w:val="26"/>
            <w:szCs w:val="26"/>
            <w:rPrChange w:id="71" w:author="Unknown">
              <w:rPr>
                <w:noProof/>
              </w:rPr>
            </w:rPrChange>
          </w:rPr>
          <w:drawing>
            <wp:anchor distT="0" distB="0" distL="114300" distR="114300" simplePos="0" relativeHeight="251662336" behindDoc="1" locked="0" layoutInCell="1" allowOverlap="1" wp14:anchorId="517115F8" wp14:editId="6529C9CF">
              <wp:simplePos x="0" y="0"/>
              <wp:positionH relativeFrom="column">
                <wp:posOffset>50800</wp:posOffset>
              </wp:positionH>
              <wp:positionV relativeFrom="paragraph">
                <wp:posOffset>441960</wp:posOffset>
              </wp:positionV>
              <wp:extent cx="5943600" cy="2898140"/>
              <wp:effectExtent l="0" t="0" r="0" b="0"/>
              <wp:wrapTight wrapText="bothSides">
                <wp:wrapPolygon edited="0">
                  <wp:start x="0" y="0"/>
                  <wp:lineTo x="0" y="21439"/>
                  <wp:lineTo x="21531" y="21439"/>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anchor>
          </w:drawing>
        </w:r>
      </w:ins>
      <w:moveToRangeEnd w:id="69"/>
    </w:p>
    <w:p w14:paraId="2867F0DB" w14:textId="24EB956A" w:rsidR="00745D3D" w:rsidRPr="005C02B5" w:rsidRDefault="00745D3D" w:rsidP="00745D3D">
      <w:pPr>
        <w:rPr>
          <w:rFonts w:ascii="Times New Roman" w:hAnsi="Times New Roman" w:cs="Times New Roman"/>
          <w:sz w:val="26"/>
          <w:szCs w:val="26"/>
        </w:rPr>
      </w:pPr>
    </w:p>
    <w:p w14:paraId="368FD927" w14:textId="180D90FA" w:rsidR="00745D3D" w:rsidRPr="005C02B5" w:rsidRDefault="00745D3D" w:rsidP="00745D3D">
      <w:pPr>
        <w:rPr>
          <w:rFonts w:ascii="Times New Roman" w:hAnsi="Times New Roman" w:cs="Times New Roman"/>
          <w:sz w:val="26"/>
          <w:szCs w:val="26"/>
        </w:rPr>
      </w:pPr>
    </w:p>
    <w:p w14:paraId="478A6D9B" w14:textId="63F72961" w:rsidR="00745D3D" w:rsidRPr="005C02B5" w:rsidRDefault="00745D3D" w:rsidP="00745D3D">
      <w:pPr>
        <w:rPr>
          <w:rFonts w:ascii="Times New Roman" w:hAnsi="Times New Roman" w:cs="Times New Roman"/>
          <w:sz w:val="26"/>
          <w:szCs w:val="26"/>
        </w:rPr>
      </w:pPr>
    </w:p>
    <w:p w14:paraId="249BB53E" w14:textId="0C10D540" w:rsidR="00745D3D" w:rsidRPr="005C02B5" w:rsidRDefault="00745D3D" w:rsidP="00745D3D">
      <w:pPr>
        <w:rPr>
          <w:rFonts w:ascii="Times New Roman" w:hAnsi="Times New Roman" w:cs="Times New Roman"/>
          <w:sz w:val="26"/>
          <w:szCs w:val="26"/>
        </w:rPr>
      </w:pPr>
    </w:p>
    <w:p w14:paraId="0484CE83" w14:textId="209A46EB" w:rsidR="00745D3D" w:rsidRPr="005C02B5" w:rsidRDefault="00745D3D" w:rsidP="00745D3D">
      <w:pPr>
        <w:rPr>
          <w:rFonts w:ascii="Times New Roman" w:hAnsi="Times New Roman" w:cs="Times New Roman"/>
          <w:sz w:val="26"/>
          <w:szCs w:val="26"/>
        </w:rPr>
      </w:pPr>
    </w:p>
    <w:p w14:paraId="75F339E6" w14:textId="6E054596" w:rsidR="00745D3D" w:rsidRPr="005C02B5" w:rsidRDefault="00745D3D" w:rsidP="00745D3D">
      <w:pPr>
        <w:rPr>
          <w:rFonts w:ascii="Times New Roman" w:hAnsi="Times New Roman" w:cs="Times New Roman"/>
          <w:sz w:val="26"/>
          <w:szCs w:val="26"/>
        </w:rPr>
      </w:pPr>
    </w:p>
    <w:p w14:paraId="0F01233F" w14:textId="3A8A8DC0" w:rsidR="00745D3D" w:rsidRPr="005C02B5" w:rsidRDefault="00745D3D" w:rsidP="00745D3D">
      <w:pPr>
        <w:tabs>
          <w:tab w:val="left" w:pos="3540"/>
        </w:tabs>
        <w:rPr>
          <w:rFonts w:ascii="Times New Roman" w:hAnsi="Times New Roman" w:cs="Times New Roman"/>
          <w:sz w:val="26"/>
          <w:szCs w:val="26"/>
        </w:rPr>
      </w:pPr>
      <w:r w:rsidRPr="005C02B5">
        <w:rPr>
          <w:rFonts w:ascii="Times New Roman" w:hAnsi="Times New Roman" w:cs="Times New Roman"/>
          <w:sz w:val="26"/>
          <w:szCs w:val="26"/>
        </w:rPr>
        <w:tab/>
      </w:r>
    </w:p>
    <w:p w14:paraId="39B1D093" w14:textId="50521BC2" w:rsidR="00745D3D" w:rsidRPr="005C02B5" w:rsidRDefault="00745D3D" w:rsidP="00745D3D">
      <w:pPr>
        <w:rPr>
          <w:rFonts w:ascii="Times New Roman" w:hAnsi="Times New Roman" w:cs="Times New Roman"/>
          <w:sz w:val="26"/>
          <w:szCs w:val="26"/>
        </w:rPr>
      </w:pPr>
      <w:moveToRangeStart w:id="72" w:author="Le Duc Hoa" w:date="2020-03-30T07:03:00Z" w:name="move36444211"/>
      <w:ins w:id="73" w:author="Le Duc Hoa" w:date="2020-03-30T07:03:00Z">
        <w:r w:rsidRPr="005C02B5">
          <w:rPr>
            <w:rFonts w:ascii="Times New Roman" w:hAnsi="Times New Roman" w:cs="Times New Roman"/>
            <w:noProof/>
            <w:sz w:val="26"/>
            <w:szCs w:val="26"/>
            <w:rPrChange w:id="74" w:author="Unknown">
              <w:rPr>
                <w:noProof/>
              </w:rPr>
            </w:rPrChange>
          </w:rPr>
          <w:lastRenderedPageBreak/>
          <w:drawing>
            <wp:anchor distT="0" distB="0" distL="114300" distR="114300" simplePos="0" relativeHeight="251664384" behindDoc="1" locked="0" layoutInCell="1" allowOverlap="1" wp14:anchorId="681FA2B9" wp14:editId="18293EFE">
              <wp:simplePos x="0" y="0"/>
              <wp:positionH relativeFrom="margin">
                <wp:align>center</wp:align>
              </wp:positionH>
              <wp:positionV relativeFrom="paragraph">
                <wp:posOffset>3429000</wp:posOffset>
              </wp:positionV>
              <wp:extent cx="4191000" cy="2934970"/>
              <wp:effectExtent l="0" t="0" r="0" b="0"/>
              <wp:wrapTight wrapText="bothSides">
                <wp:wrapPolygon edited="0">
                  <wp:start x="0" y="0"/>
                  <wp:lineTo x="0" y="21450"/>
                  <wp:lineTo x="21502" y="21450"/>
                  <wp:lineTo x="2150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6.PNG"/>
                      <pic:cNvPicPr/>
                    </pic:nvPicPr>
                    <pic:blipFill>
                      <a:blip r:embed="rId37">
                        <a:extLst>
                          <a:ext uri="{28A0092B-C50C-407E-A947-70E740481C1C}">
                            <a14:useLocalDpi xmlns:a14="http://schemas.microsoft.com/office/drawing/2010/main" val="0"/>
                          </a:ext>
                        </a:extLst>
                      </a:blip>
                      <a:stretch>
                        <a:fillRect/>
                      </a:stretch>
                    </pic:blipFill>
                    <pic:spPr>
                      <a:xfrm>
                        <a:off x="0" y="0"/>
                        <a:ext cx="4191000" cy="2934970"/>
                      </a:xfrm>
                      <a:prstGeom prst="rect">
                        <a:avLst/>
                      </a:prstGeom>
                    </pic:spPr>
                  </pic:pic>
                </a:graphicData>
              </a:graphic>
              <wp14:sizeRelH relativeFrom="margin">
                <wp14:pctWidth>0</wp14:pctWidth>
              </wp14:sizeRelH>
              <wp14:sizeRelV relativeFrom="margin">
                <wp14:pctHeight>0</wp14:pctHeight>
              </wp14:sizeRelV>
            </wp:anchor>
          </w:drawing>
        </w:r>
        <w:moveToRangeStart w:id="75" w:author="Le Duc Hoa" w:date="2020-03-30T07:03:00Z" w:name="move36444196"/>
        <w:moveToRangeEnd w:id="72"/>
        <w:r w:rsidRPr="005C02B5">
          <w:rPr>
            <w:rFonts w:ascii="Times New Roman" w:hAnsi="Times New Roman" w:cs="Times New Roman"/>
            <w:noProof/>
            <w:sz w:val="26"/>
            <w:szCs w:val="26"/>
            <w:rPrChange w:id="76" w:author="Unknown">
              <w:rPr>
                <w:noProof/>
              </w:rPr>
            </w:rPrChange>
          </w:rPr>
          <w:drawing>
            <wp:anchor distT="0" distB="0" distL="114300" distR="114300" simplePos="0" relativeHeight="251663360" behindDoc="1" locked="0" layoutInCell="1" allowOverlap="1" wp14:anchorId="7BCDFCD4" wp14:editId="0891E323">
              <wp:simplePos x="0" y="0"/>
              <wp:positionH relativeFrom="margin">
                <wp:align>center</wp:align>
              </wp:positionH>
              <wp:positionV relativeFrom="paragraph">
                <wp:posOffset>609600</wp:posOffset>
              </wp:positionV>
              <wp:extent cx="4445000" cy="1922780"/>
              <wp:effectExtent l="0" t="0" r="0" b="1270"/>
              <wp:wrapTight wrapText="bothSides">
                <wp:wrapPolygon edited="0">
                  <wp:start x="0" y="0"/>
                  <wp:lineTo x="0" y="21400"/>
                  <wp:lineTo x="21477" y="21400"/>
                  <wp:lineTo x="214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5.PNG"/>
                      <pic:cNvPicPr/>
                    </pic:nvPicPr>
                    <pic:blipFill>
                      <a:blip r:embed="rId38">
                        <a:extLst>
                          <a:ext uri="{28A0092B-C50C-407E-A947-70E740481C1C}">
                            <a14:useLocalDpi xmlns:a14="http://schemas.microsoft.com/office/drawing/2010/main" val="0"/>
                          </a:ext>
                        </a:extLst>
                      </a:blip>
                      <a:stretch>
                        <a:fillRect/>
                      </a:stretch>
                    </pic:blipFill>
                    <pic:spPr>
                      <a:xfrm>
                        <a:off x="0" y="0"/>
                        <a:ext cx="4445000" cy="1922780"/>
                      </a:xfrm>
                      <a:prstGeom prst="rect">
                        <a:avLst/>
                      </a:prstGeom>
                    </pic:spPr>
                  </pic:pic>
                </a:graphicData>
              </a:graphic>
              <wp14:sizeRelH relativeFrom="margin">
                <wp14:pctWidth>0</wp14:pctWidth>
              </wp14:sizeRelH>
              <wp14:sizeRelV relativeFrom="margin">
                <wp14:pctHeight>0</wp14:pctHeight>
              </wp14:sizeRelV>
            </wp:anchor>
          </w:drawing>
        </w:r>
      </w:ins>
      <w:moveToRangeEnd w:id="75"/>
      <w:r w:rsidRPr="005C02B5">
        <w:rPr>
          <w:rFonts w:ascii="Times New Roman" w:hAnsi="Times New Roman" w:cs="Times New Roman"/>
          <w:sz w:val="26"/>
          <w:szCs w:val="26"/>
        </w:rPr>
        <w:br w:type="page"/>
      </w:r>
    </w:p>
    <w:p w14:paraId="759B6314" w14:textId="62BF01BA" w:rsidR="00745D3D" w:rsidRPr="005C02B5" w:rsidRDefault="00745D3D" w:rsidP="00745D3D">
      <w:pPr>
        <w:rPr>
          <w:rFonts w:ascii="Times New Roman" w:hAnsi="Times New Roman" w:cs="Times New Roman"/>
          <w:sz w:val="26"/>
          <w:szCs w:val="26"/>
        </w:rPr>
      </w:pPr>
      <w:moveToRangeStart w:id="77" w:author="Le Duc Hoa" w:date="2020-03-30T07:04:00Z" w:name="move36444255"/>
      <w:ins w:id="78" w:author="Le Duc Hoa" w:date="2020-03-30T07:04:00Z">
        <w:r w:rsidRPr="005C02B5">
          <w:rPr>
            <w:rFonts w:ascii="Times New Roman" w:hAnsi="Times New Roman" w:cs="Times New Roman"/>
            <w:noProof/>
            <w:sz w:val="26"/>
            <w:szCs w:val="26"/>
            <w:rPrChange w:id="79" w:author="Unknown">
              <w:rPr>
                <w:noProof/>
              </w:rPr>
            </w:rPrChange>
          </w:rPr>
          <w:lastRenderedPageBreak/>
          <w:drawing>
            <wp:anchor distT="0" distB="0" distL="114300" distR="114300" simplePos="0" relativeHeight="251666432" behindDoc="1" locked="0" layoutInCell="1" allowOverlap="1" wp14:anchorId="2C4ACEAB" wp14:editId="12647E06">
              <wp:simplePos x="0" y="0"/>
              <wp:positionH relativeFrom="margin">
                <wp:align>center</wp:align>
              </wp:positionH>
              <wp:positionV relativeFrom="paragraph">
                <wp:posOffset>3970655</wp:posOffset>
              </wp:positionV>
              <wp:extent cx="3665341" cy="2624565"/>
              <wp:effectExtent l="0" t="0" r="0" b="4445"/>
              <wp:wrapTight wrapText="bothSides">
                <wp:wrapPolygon edited="0">
                  <wp:start x="0" y="0"/>
                  <wp:lineTo x="0" y="21480"/>
                  <wp:lineTo x="21443" y="21480"/>
                  <wp:lineTo x="2144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9.PNG"/>
                      <pic:cNvPicPr/>
                    </pic:nvPicPr>
                    <pic:blipFill>
                      <a:blip r:embed="rId39">
                        <a:extLst>
                          <a:ext uri="{28A0092B-C50C-407E-A947-70E740481C1C}">
                            <a14:useLocalDpi xmlns:a14="http://schemas.microsoft.com/office/drawing/2010/main" val="0"/>
                          </a:ext>
                        </a:extLst>
                      </a:blip>
                      <a:stretch>
                        <a:fillRect/>
                      </a:stretch>
                    </pic:blipFill>
                    <pic:spPr>
                      <a:xfrm>
                        <a:off x="0" y="0"/>
                        <a:ext cx="3665341" cy="2624565"/>
                      </a:xfrm>
                      <a:prstGeom prst="rect">
                        <a:avLst/>
                      </a:prstGeom>
                    </pic:spPr>
                  </pic:pic>
                </a:graphicData>
              </a:graphic>
              <wp14:sizeRelH relativeFrom="margin">
                <wp14:pctWidth>0</wp14:pctWidth>
              </wp14:sizeRelH>
              <wp14:sizeRelV relativeFrom="margin">
                <wp14:pctHeight>0</wp14:pctHeight>
              </wp14:sizeRelV>
            </wp:anchor>
          </w:drawing>
        </w:r>
      </w:ins>
      <w:moveToRangeEnd w:id="77"/>
      <w:r w:rsidRPr="005C02B5">
        <w:rPr>
          <w:rFonts w:ascii="Times New Roman" w:hAnsi="Times New Roman" w:cs="Times New Roman"/>
          <w:noProof/>
          <w:sz w:val="26"/>
          <w:szCs w:val="26"/>
        </w:rPr>
        <w:drawing>
          <wp:anchor distT="0" distB="0" distL="114300" distR="114300" simplePos="0" relativeHeight="251665408" behindDoc="1" locked="0" layoutInCell="1" allowOverlap="1" wp14:anchorId="442E75F8" wp14:editId="70D1B963">
            <wp:simplePos x="0" y="0"/>
            <wp:positionH relativeFrom="margin">
              <wp:align>center</wp:align>
            </wp:positionH>
            <wp:positionV relativeFrom="paragraph">
              <wp:posOffset>711200</wp:posOffset>
            </wp:positionV>
            <wp:extent cx="3454400" cy="2798445"/>
            <wp:effectExtent l="0" t="0" r="0" b="1905"/>
            <wp:wrapTight wrapText="bothSides">
              <wp:wrapPolygon edited="0">
                <wp:start x="0" y="0"/>
                <wp:lineTo x="0" y="21468"/>
                <wp:lineTo x="21441" y="21468"/>
                <wp:lineTo x="214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7.PNG"/>
                    <pic:cNvPicPr/>
                  </pic:nvPicPr>
                  <pic:blipFill>
                    <a:blip r:embed="rId40">
                      <a:extLst>
                        <a:ext uri="{28A0092B-C50C-407E-A947-70E740481C1C}">
                          <a14:useLocalDpi xmlns:a14="http://schemas.microsoft.com/office/drawing/2010/main" val="0"/>
                        </a:ext>
                      </a:extLst>
                    </a:blip>
                    <a:stretch>
                      <a:fillRect/>
                    </a:stretch>
                  </pic:blipFill>
                  <pic:spPr>
                    <a:xfrm>
                      <a:off x="0" y="0"/>
                      <a:ext cx="3454400" cy="2798445"/>
                    </a:xfrm>
                    <a:prstGeom prst="rect">
                      <a:avLst/>
                    </a:prstGeom>
                  </pic:spPr>
                </pic:pic>
              </a:graphicData>
            </a:graphic>
            <wp14:sizeRelH relativeFrom="margin">
              <wp14:pctWidth>0</wp14:pctWidth>
            </wp14:sizeRelH>
            <wp14:sizeRelV relativeFrom="margin">
              <wp14:pctHeight>0</wp14:pctHeight>
            </wp14:sizeRelV>
          </wp:anchor>
        </w:drawing>
      </w:r>
      <w:del w:id="80" w:author="Le Duc Hoa" w:date="2020-03-30T07:02:00Z">
        <w:r w:rsidRPr="005C02B5" w:rsidDel="00745D3D">
          <w:rPr>
            <w:rFonts w:ascii="Times New Roman" w:hAnsi="Times New Roman" w:cs="Times New Roman"/>
            <w:noProof/>
            <w:sz w:val="26"/>
            <w:szCs w:val="26"/>
            <w:rPrChange w:id="81" w:author="Unknown">
              <w:rPr>
                <w:noProof/>
              </w:rPr>
            </w:rPrChange>
          </w:rPr>
          <w:drawing>
            <wp:inline distT="0" distB="0" distL="0" distR="0" wp14:anchorId="0CF8517E" wp14:editId="2D5B0014">
              <wp:extent cx="5943600" cy="289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del>
      <w:r w:rsidRPr="005C02B5">
        <w:rPr>
          <w:rFonts w:ascii="Times New Roman" w:hAnsi="Times New Roman" w:cs="Times New Roman"/>
          <w:sz w:val="26"/>
          <w:szCs w:val="26"/>
        </w:rPr>
        <w:br w:type="page"/>
      </w:r>
    </w:p>
    <w:p w14:paraId="6534E1A3" w14:textId="6FBED51C" w:rsidR="00745D3D" w:rsidRPr="005C02B5" w:rsidRDefault="00745D3D" w:rsidP="00745D3D">
      <w:pPr>
        <w:tabs>
          <w:tab w:val="left" w:pos="3540"/>
        </w:tabs>
        <w:rPr>
          <w:rFonts w:ascii="Times New Roman" w:hAnsi="Times New Roman" w:cs="Times New Roman"/>
          <w:sz w:val="26"/>
          <w:szCs w:val="26"/>
        </w:rPr>
      </w:pPr>
      <w:del w:id="82" w:author="Le Duc Hoa" w:date="2020-03-30T07:03:00Z">
        <w:r w:rsidRPr="005C02B5" w:rsidDel="00745D3D">
          <w:rPr>
            <w:rFonts w:ascii="Times New Roman" w:hAnsi="Times New Roman" w:cs="Times New Roman"/>
            <w:noProof/>
            <w:sz w:val="26"/>
            <w:szCs w:val="26"/>
            <w:rPrChange w:id="83" w:author="Unknown">
              <w:rPr>
                <w:noProof/>
              </w:rPr>
            </w:rPrChange>
          </w:rPr>
          <w:lastRenderedPageBreak/>
          <w:drawing>
            <wp:inline distT="0" distB="0" distL="0" distR="0" wp14:anchorId="171EC6AD" wp14:editId="12B8924C">
              <wp:extent cx="5943600" cy="2571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del>
    </w:p>
    <w:p w14:paraId="38C10F4B" w14:textId="77777777" w:rsidR="00745D3D" w:rsidRPr="005C02B5" w:rsidRDefault="00745D3D" w:rsidP="00745D3D">
      <w:pPr>
        <w:rPr>
          <w:rFonts w:ascii="Times New Roman" w:hAnsi="Times New Roman" w:cs="Times New Roman"/>
          <w:sz w:val="26"/>
          <w:szCs w:val="26"/>
        </w:rPr>
      </w:pPr>
      <w:bookmarkStart w:id="84" w:name="_GoBack"/>
      <w:bookmarkEnd w:id="84"/>
    </w:p>
    <w:p w14:paraId="61748B5B" w14:textId="77777777" w:rsidR="00745D3D" w:rsidRPr="005C02B5" w:rsidRDefault="00745D3D" w:rsidP="00745D3D">
      <w:pPr>
        <w:rPr>
          <w:rFonts w:ascii="Times New Roman" w:hAnsi="Times New Roman" w:cs="Times New Roman"/>
          <w:sz w:val="26"/>
          <w:szCs w:val="26"/>
        </w:rPr>
      </w:pPr>
    </w:p>
    <w:p w14:paraId="4F131D77" w14:textId="471F85B8" w:rsidR="00745D3D" w:rsidRPr="006B584A" w:rsidRDefault="006B584A" w:rsidP="006B584A">
      <w:pPr>
        <w:jc w:val="center"/>
        <w:rPr>
          <w:rFonts w:ascii="Times New Roman" w:hAnsi="Times New Roman" w:cs="Times New Roman"/>
          <w:sz w:val="40"/>
          <w:szCs w:val="40"/>
          <w:rPrChange w:id="85" w:author="Le Duc Hoa" w:date="2020-03-30T07:57:00Z">
            <w:rPr>
              <w:rFonts w:ascii="Times New Roman" w:hAnsi="Times New Roman" w:cs="Times New Roman"/>
              <w:sz w:val="26"/>
              <w:szCs w:val="26"/>
            </w:rPr>
          </w:rPrChange>
        </w:rPr>
        <w:pPrChange w:id="86" w:author="Le Duc Hoa" w:date="2020-03-30T07:57:00Z">
          <w:pPr/>
        </w:pPrChange>
      </w:pPr>
      <w:ins w:id="87" w:author="Le Duc Hoa" w:date="2020-03-30T07:57:00Z">
        <w:r w:rsidRPr="006B584A">
          <w:rPr>
            <w:rFonts w:ascii="Times New Roman" w:hAnsi="Times New Roman" w:cs="Times New Roman"/>
            <w:sz w:val="40"/>
            <w:szCs w:val="40"/>
            <w:rPrChange w:id="88" w:author="Le Duc Hoa" w:date="2020-03-30T07:57:00Z">
              <w:rPr>
                <w:rFonts w:ascii="Times New Roman" w:hAnsi="Times New Roman" w:cs="Times New Roman"/>
                <w:sz w:val="26"/>
                <w:szCs w:val="26"/>
              </w:rPr>
            </w:rPrChange>
          </w:rPr>
          <w:t>Thank you.</w:t>
        </w:r>
      </w:ins>
    </w:p>
    <w:p w14:paraId="2B5E3E4A" w14:textId="19994ED0" w:rsidR="00745D3D" w:rsidRPr="005C02B5" w:rsidRDefault="00745D3D" w:rsidP="00745D3D">
      <w:pPr>
        <w:rPr>
          <w:rFonts w:ascii="Times New Roman" w:hAnsi="Times New Roman" w:cs="Times New Roman"/>
          <w:noProof/>
          <w:sz w:val="26"/>
          <w:szCs w:val="26"/>
        </w:rPr>
      </w:pPr>
      <w:r w:rsidRPr="005C02B5">
        <w:rPr>
          <w:rFonts w:ascii="Times New Roman" w:hAnsi="Times New Roman" w:cs="Times New Roman"/>
          <w:noProof/>
          <w:sz w:val="26"/>
          <w:szCs w:val="26"/>
        </w:rPr>
        <w:br w:type="page"/>
      </w:r>
    </w:p>
    <w:p w14:paraId="5988717A" w14:textId="67BBA3A6" w:rsidR="00745D3D" w:rsidRPr="005C02B5" w:rsidRDefault="00745D3D" w:rsidP="00745D3D">
      <w:pPr>
        <w:tabs>
          <w:tab w:val="left" w:pos="2325"/>
        </w:tabs>
        <w:rPr>
          <w:rFonts w:ascii="Times New Roman" w:hAnsi="Times New Roman" w:cs="Times New Roman"/>
          <w:sz w:val="26"/>
          <w:szCs w:val="26"/>
        </w:rPr>
      </w:pPr>
      <w:r w:rsidRPr="005C02B5">
        <w:rPr>
          <w:rFonts w:ascii="Times New Roman" w:hAnsi="Times New Roman" w:cs="Times New Roman"/>
          <w:sz w:val="26"/>
          <w:szCs w:val="26"/>
        </w:rPr>
        <w:lastRenderedPageBreak/>
        <w:tab/>
      </w:r>
      <w:del w:id="89" w:author="Le Duc Hoa" w:date="2020-03-30T07:03:00Z">
        <w:r w:rsidRPr="005C02B5" w:rsidDel="00745D3D">
          <w:rPr>
            <w:rFonts w:ascii="Times New Roman" w:hAnsi="Times New Roman" w:cs="Times New Roman"/>
            <w:noProof/>
            <w:sz w:val="26"/>
            <w:szCs w:val="26"/>
            <w:rPrChange w:id="90" w:author="Unknown">
              <w:rPr>
                <w:noProof/>
              </w:rPr>
            </w:rPrChange>
          </w:rPr>
          <w:drawing>
            <wp:inline distT="0" distB="0" distL="0" distR="0" wp14:anchorId="4DD130F8" wp14:editId="6D507F3F">
              <wp:extent cx="5372850" cy="376290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6.PNG"/>
                      <pic:cNvPicPr/>
                    </pic:nvPicPr>
                    <pic:blipFill>
                      <a:blip r:embed="rId37">
                        <a:extLst>
                          <a:ext uri="{28A0092B-C50C-407E-A947-70E740481C1C}">
                            <a14:useLocalDpi xmlns:a14="http://schemas.microsoft.com/office/drawing/2010/main" val="0"/>
                          </a:ext>
                        </a:extLst>
                      </a:blip>
                      <a:stretch>
                        <a:fillRect/>
                      </a:stretch>
                    </pic:blipFill>
                    <pic:spPr>
                      <a:xfrm>
                        <a:off x="0" y="0"/>
                        <a:ext cx="5372850" cy="3762900"/>
                      </a:xfrm>
                      <a:prstGeom prst="rect">
                        <a:avLst/>
                      </a:prstGeom>
                    </pic:spPr>
                  </pic:pic>
                </a:graphicData>
              </a:graphic>
            </wp:inline>
          </w:drawing>
        </w:r>
      </w:del>
    </w:p>
    <w:p w14:paraId="627631EE" w14:textId="04A2F655" w:rsidR="00745D3D" w:rsidRPr="005C02B5" w:rsidRDefault="00745D3D" w:rsidP="00745D3D">
      <w:pPr>
        <w:rPr>
          <w:rFonts w:ascii="Times New Roman" w:hAnsi="Times New Roman" w:cs="Times New Roman"/>
          <w:noProof/>
          <w:sz w:val="26"/>
          <w:szCs w:val="26"/>
        </w:rPr>
      </w:pPr>
      <w:r w:rsidRPr="005C02B5">
        <w:rPr>
          <w:rFonts w:ascii="Times New Roman" w:hAnsi="Times New Roman" w:cs="Times New Roman"/>
          <w:sz w:val="26"/>
          <w:szCs w:val="26"/>
        </w:rPr>
        <w:br w:type="page"/>
      </w:r>
      <w:r w:rsidRPr="005C02B5">
        <w:rPr>
          <w:rFonts w:ascii="Times New Roman" w:hAnsi="Times New Roman" w:cs="Times New Roman"/>
          <w:noProof/>
          <w:sz w:val="26"/>
          <w:szCs w:val="26"/>
        </w:rPr>
        <w:lastRenderedPageBreak/>
        <w:br w:type="page"/>
      </w:r>
    </w:p>
    <w:p w14:paraId="6B6664C7" w14:textId="77777777" w:rsidR="00745D3D" w:rsidRPr="005C02B5" w:rsidRDefault="00745D3D" w:rsidP="00745D3D">
      <w:pPr>
        <w:rPr>
          <w:rFonts w:ascii="Times New Roman" w:hAnsi="Times New Roman" w:cs="Times New Roman"/>
          <w:sz w:val="26"/>
          <w:szCs w:val="26"/>
        </w:rPr>
      </w:pPr>
    </w:p>
    <w:p w14:paraId="52352705" w14:textId="77777777" w:rsidR="00745D3D" w:rsidRPr="005C02B5" w:rsidRDefault="00745D3D" w:rsidP="00745D3D">
      <w:pPr>
        <w:rPr>
          <w:rFonts w:ascii="Times New Roman" w:hAnsi="Times New Roman" w:cs="Times New Roman"/>
          <w:sz w:val="26"/>
          <w:szCs w:val="26"/>
        </w:rPr>
      </w:pPr>
      <w:r w:rsidRPr="005C02B5">
        <w:rPr>
          <w:rFonts w:ascii="Times New Roman" w:hAnsi="Times New Roman" w:cs="Times New Roman"/>
          <w:sz w:val="26"/>
          <w:szCs w:val="26"/>
        </w:rPr>
        <w:br w:type="page"/>
      </w:r>
    </w:p>
    <w:p w14:paraId="5C26C70D" w14:textId="21AFC72E" w:rsidR="00745D3D" w:rsidRPr="005C02B5" w:rsidRDefault="00745D3D">
      <w:pPr>
        <w:jc w:val="center"/>
        <w:rPr>
          <w:rFonts w:ascii="Times New Roman" w:hAnsi="Times New Roman" w:cs="Times New Roman"/>
          <w:sz w:val="26"/>
          <w:szCs w:val="26"/>
        </w:rPr>
        <w:pPrChange w:id="91" w:author="Le Duc Hoa" w:date="2020-03-30T07:01:00Z">
          <w:pPr/>
        </w:pPrChange>
      </w:pPr>
      <w:r w:rsidRPr="005C02B5">
        <w:rPr>
          <w:rFonts w:ascii="Times New Roman" w:hAnsi="Times New Roman" w:cs="Times New Roman"/>
          <w:sz w:val="26"/>
          <w:szCs w:val="26"/>
        </w:rPr>
        <w:lastRenderedPageBreak/>
        <w:br w:type="page"/>
      </w:r>
      <w:del w:id="92" w:author="Le Duc Hoa" w:date="2020-03-30T07:04:00Z">
        <w:r w:rsidRPr="005C02B5" w:rsidDel="00745D3D">
          <w:rPr>
            <w:rFonts w:ascii="Times New Roman" w:hAnsi="Times New Roman" w:cs="Times New Roman"/>
            <w:noProof/>
            <w:sz w:val="26"/>
            <w:szCs w:val="26"/>
            <w:rPrChange w:id="93" w:author="Unknown">
              <w:rPr>
                <w:noProof/>
              </w:rPr>
            </w:rPrChange>
          </w:rPr>
          <w:drawing>
            <wp:inline distT="0" distB="0" distL="0" distR="0" wp14:anchorId="075565C3" wp14:editId="1494E067">
              <wp:extent cx="4529667" cy="324346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9.PNG"/>
                      <pic:cNvPicPr/>
                    </pic:nvPicPr>
                    <pic:blipFill>
                      <a:blip r:embed="rId39">
                        <a:extLst>
                          <a:ext uri="{28A0092B-C50C-407E-A947-70E740481C1C}">
                            <a14:useLocalDpi xmlns:a14="http://schemas.microsoft.com/office/drawing/2010/main" val="0"/>
                          </a:ext>
                        </a:extLst>
                      </a:blip>
                      <a:stretch>
                        <a:fillRect/>
                      </a:stretch>
                    </pic:blipFill>
                    <pic:spPr>
                      <a:xfrm>
                        <a:off x="0" y="0"/>
                        <a:ext cx="4544988" cy="3254436"/>
                      </a:xfrm>
                      <a:prstGeom prst="rect">
                        <a:avLst/>
                      </a:prstGeom>
                    </pic:spPr>
                  </pic:pic>
                </a:graphicData>
              </a:graphic>
            </wp:inline>
          </w:drawing>
        </w:r>
      </w:del>
    </w:p>
    <w:p w14:paraId="56AF2E90" w14:textId="77777777" w:rsidR="00745D3D" w:rsidRPr="005C02B5" w:rsidRDefault="00745D3D" w:rsidP="00745D3D">
      <w:pPr>
        <w:rPr>
          <w:rFonts w:ascii="Times New Roman" w:hAnsi="Times New Roman" w:cs="Times New Roman"/>
          <w:sz w:val="26"/>
          <w:szCs w:val="26"/>
        </w:rPr>
      </w:pPr>
    </w:p>
    <w:p w14:paraId="199A3949" w14:textId="77777777" w:rsidR="00745D3D" w:rsidRPr="005C02B5" w:rsidRDefault="00745D3D" w:rsidP="00745D3D">
      <w:pPr>
        <w:ind w:firstLine="720"/>
        <w:rPr>
          <w:rFonts w:ascii="Times New Roman" w:hAnsi="Times New Roman" w:cs="Times New Roman"/>
          <w:sz w:val="26"/>
          <w:szCs w:val="26"/>
        </w:rPr>
      </w:pPr>
    </w:p>
    <w:p w14:paraId="0D4B7137" w14:textId="77777777" w:rsidR="00BA0EE2" w:rsidRPr="007076E5" w:rsidRDefault="00BA0EE2" w:rsidP="00A461BE">
      <w:pPr>
        <w:rPr>
          <w:b/>
          <w:bCs/>
          <w:sz w:val="40"/>
          <w:szCs w:val="40"/>
        </w:rPr>
      </w:pPr>
    </w:p>
    <w:sectPr w:rsidR="00BA0EE2" w:rsidRPr="007076E5" w:rsidSect="000E41D1">
      <w:pgSz w:w="12240" w:h="15840" w:code="1"/>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BC1B2" w14:textId="77777777" w:rsidR="000E3093" w:rsidRDefault="000E3093" w:rsidP="00745D3D">
      <w:pPr>
        <w:spacing w:after="0" w:line="240" w:lineRule="auto"/>
      </w:pPr>
      <w:r>
        <w:separator/>
      </w:r>
    </w:p>
  </w:endnote>
  <w:endnote w:type="continuationSeparator" w:id="0">
    <w:p w14:paraId="142E8803" w14:textId="77777777" w:rsidR="000E3093" w:rsidRDefault="000E3093" w:rsidP="00745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15E4D" w14:textId="77777777" w:rsidR="000E3093" w:rsidRDefault="000E3093" w:rsidP="00745D3D">
      <w:pPr>
        <w:spacing w:after="0" w:line="240" w:lineRule="auto"/>
      </w:pPr>
      <w:r>
        <w:separator/>
      </w:r>
    </w:p>
  </w:footnote>
  <w:footnote w:type="continuationSeparator" w:id="0">
    <w:p w14:paraId="39E4736F" w14:textId="77777777" w:rsidR="000E3093" w:rsidRDefault="000E3093" w:rsidP="00745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C09"/>
    <w:multiLevelType w:val="hybridMultilevel"/>
    <w:tmpl w:val="B5D08A9A"/>
    <w:lvl w:ilvl="0" w:tplc="FA12121A">
      <w:start w:val="1"/>
      <w:numFmt w:val="upperRoman"/>
      <w:lvlText w:val="%1."/>
      <w:lvlJc w:val="left"/>
      <w:pPr>
        <w:ind w:left="1125" w:hanging="72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1AD641B3"/>
    <w:multiLevelType w:val="hybridMultilevel"/>
    <w:tmpl w:val="D734A8F4"/>
    <w:lvl w:ilvl="0" w:tplc="164A7E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3469D"/>
    <w:multiLevelType w:val="hybridMultilevel"/>
    <w:tmpl w:val="431CDA64"/>
    <w:lvl w:ilvl="0" w:tplc="A358F92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3373153"/>
    <w:multiLevelType w:val="hybridMultilevel"/>
    <w:tmpl w:val="A5D09F72"/>
    <w:lvl w:ilvl="0" w:tplc="BA361CEA">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15EA5"/>
    <w:multiLevelType w:val="hybridMultilevel"/>
    <w:tmpl w:val="61EACF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48CE598F"/>
    <w:multiLevelType w:val="hybridMultilevel"/>
    <w:tmpl w:val="3266E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FC21B10"/>
    <w:multiLevelType w:val="hybridMultilevel"/>
    <w:tmpl w:val="CFCEC3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681660B8"/>
    <w:multiLevelType w:val="hybridMultilevel"/>
    <w:tmpl w:val="C304E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FB62FB"/>
    <w:multiLevelType w:val="hybridMultilevel"/>
    <w:tmpl w:val="13B8E9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70A2589B"/>
    <w:multiLevelType w:val="hybridMultilevel"/>
    <w:tmpl w:val="E4D416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2267F1F"/>
    <w:multiLevelType w:val="hybridMultilevel"/>
    <w:tmpl w:val="21669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9"/>
  </w:num>
  <w:num w:numId="4">
    <w:abstractNumId w:val="10"/>
  </w:num>
  <w:num w:numId="5">
    <w:abstractNumId w:val="4"/>
  </w:num>
  <w:num w:numId="6">
    <w:abstractNumId w:val="8"/>
  </w:num>
  <w:num w:numId="7">
    <w:abstractNumId w:val="3"/>
  </w:num>
  <w:num w:numId="8">
    <w:abstractNumId w:val="2"/>
  </w:num>
  <w:num w:numId="9">
    <w:abstractNumId w:val="7"/>
  </w:num>
  <w:num w:numId="10">
    <w:abstractNumId w:val="0"/>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rson w15:author="Le Duc Hoa">
    <w15:presenceInfo w15:providerId="None" w15:userId="Le Duc Ho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BED"/>
    <w:rsid w:val="00001AC1"/>
    <w:rsid w:val="000E3093"/>
    <w:rsid w:val="00191E77"/>
    <w:rsid w:val="001A7805"/>
    <w:rsid w:val="00342CFD"/>
    <w:rsid w:val="006B584A"/>
    <w:rsid w:val="007076E5"/>
    <w:rsid w:val="00745D3D"/>
    <w:rsid w:val="007B4F9C"/>
    <w:rsid w:val="008359D5"/>
    <w:rsid w:val="00A461BE"/>
    <w:rsid w:val="00A9312F"/>
    <w:rsid w:val="00B47B80"/>
    <w:rsid w:val="00BA0EE2"/>
    <w:rsid w:val="00BE7B6D"/>
    <w:rsid w:val="00D04CF0"/>
    <w:rsid w:val="00D90BED"/>
    <w:rsid w:val="00F16634"/>
    <w:rsid w:val="00F55B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4F399"/>
  <w15:chartTrackingRefBased/>
  <w15:docId w15:val="{8B5157D1-099B-4738-8E95-202D12236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1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61BE"/>
    <w:pPr>
      <w:autoSpaceDE w:val="0"/>
      <w:autoSpaceDN w:val="0"/>
      <w:adjustRightInd w:val="0"/>
      <w:spacing w:after="0" w:line="240" w:lineRule="auto"/>
    </w:pPr>
    <w:rPr>
      <w:rFonts w:ascii="Times New Roman" w:hAnsi="Times New Roman" w:cs="Times New Roman"/>
      <w:b/>
      <w:bCs/>
      <w:sz w:val="28"/>
      <w:szCs w:val="28"/>
    </w:rPr>
  </w:style>
  <w:style w:type="character" w:customStyle="1" w:styleId="BodyTextChar">
    <w:name w:val="Body Text Char"/>
    <w:basedOn w:val="DefaultParagraphFont"/>
    <w:link w:val="BodyText"/>
    <w:uiPriority w:val="1"/>
    <w:rsid w:val="00A461BE"/>
    <w:rPr>
      <w:rFonts w:ascii="Times New Roman" w:hAnsi="Times New Roman" w:cs="Times New Roman"/>
      <w:b/>
      <w:bCs/>
      <w:sz w:val="28"/>
      <w:szCs w:val="28"/>
    </w:rPr>
  </w:style>
  <w:style w:type="paragraph" w:styleId="ListParagraph">
    <w:name w:val="List Paragraph"/>
    <w:basedOn w:val="Normal"/>
    <w:uiPriority w:val="34"/>
    <w:qFormat/>
    <w:rsid w:val="00A461BE"/>
    <w:pPr>
      <w:spacing w:line="256" w:lineRule="auto"/>
      <w:ind w:left="720"/>
      <w:contextualSpacing/>
    </w:pPr>
    <w:rPr>
      <w:rFonts w:eastAsiaTheme="minorHAnsi"/>
      <w:lang w:eastAsia="en-US"/>
    </w:rPr>
  </w:style>
  <w:style w:type="paragraph" w:styleId="NormalWeb">
    <w:name w:val="Normal (Web)"/>
    <w:basedOn w:val="Normal"/>
    <w:uiPriority w:val="99"/>
    <w:semiHidden/>
    <w:unhideWhenUsed/>
    <w:rsid w:val="00342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lid-translation">
    <w:name w:val="tlid-translation"/>
    <w:basedOn w:val="DefaultParagraphFont"/>
    <w:rsid w:val="007076E5"/>
  </w:style>
  <w:style w:type="character" w:styleId="Hyperlink">
    <w:name w:val="Hyperlink"/>
    <w:basedOn w:val="DefaultParagraphFont"/>
    <w:uiPriority w:val="99"/>
    <w:semiHidden/>
    <w:unhideWhenUsed/>
    <w:rsid w:val="00191E77"/>
    <w:rPr>
      <w:color w:val="0000FF"/>
      <w:u w:val="single"/>
    </w:rPr>
  </w:style>
  <w:style w:type="paragraph" w:styleId="Header">
    <w:name w:val="header"/>
    <w:basedOn w:val="Normal"/>
    <w:link w:val="HeaderChar"/>
    <w:uiPriority w:val="99"/>
    <w:unhideWhenUsed/>
    <w:rsid w:val="007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D3D"/>
  </w:style>
  <w:style w:type="paragraph" w:styleId="Footer">
    <w:name w:val="footer"/>
    <w:basedOn w:val="Normal"/>
    <w:link w:val="FooterChar"/>
    <w:uiPriority w:val="99"/>
    <w:unhideWhenUsed/>
    <w:rsid w:val="007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D3D"/>
  </w:style>
  <w:style w:type="paragraph" w:styleId="BalloonText">
    <w:name w:val="Balloon Text"/>
    <w:basedOn w:val="Normal"/>
    <w:link w:val="BalloonTextChar"/>
    <w:uiPriority w:val="99"/>
    <w:semiHidden/>
    <w:unhideWhenUsed/>
    <w:rsid w:val="00745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D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888390">
      <w:bodyDiv w:val="1"/>
      <w:marLeft w:val="0"/>
      <w:marRight w:val="0"/>
      <w:marTop w:val="0"/>
      <w:marBottom w:val="0"/>
      <w:divBdr>
        <w:top w:val="none" w:sz="0" w:space="0" w:color="auto"/>
        <w:left w:val="none" w:sz="0" w:space="0" w:color="auto"/>
        <w:bottom w:val="none" w:sz="0" w:space="0" w:color="auto"/>
        <w:right w:val="none" w:sz="0" w:space="0" w:color="auto"/>
      </w:divBdr>
    </w:div>
    <w:div w:id="2075346397">
      <w:bodyDiv w:val="1"/>
      <w:marLeft w:val="0"/>
      <w:marRight w:val="0"/>
      <w:marTop w:val="0"/>
      <w:marBottom w:val="0"/>
      <w:divBdr>
        <w:top w:val="none" w:sz="0" w:space="0" w:color="auto"/>
        <w:left w:val="none" w:sz="0" w:space="0" w:color="auto"/>
        <w:bottom w:val="none" w:sz="0" w:space="0" w:color="auto"/>
        <w:right w:val="none" w:sz="0" w:space="0" w:color="auto"/>
      </w:divBdr>
      <w:divsChild>
        <w:div w:id="1851676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produc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sof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n.wikipedia.org/wiki/Concurrent_us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Relational_database_management_syste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https://seeklogo.com/images/F/fpt-university-logo-B3B6D84292-seeklogo.com.png" TargetMode="External"/><Relationship Id="rId14" Type="http://schemas.openxmlformats.org/officeDocument/2006/relationships/hyperlink" Target="https://en.wikipedia.org/wiki/Software_applica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Database_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E882F-C6CC-4DC8-A5AB-50D8AD50B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28</Pages>
  <Words>1410</Words>
  <Characters>8040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Hoa</dc:creator>
  <cp:keywords/>
  <dc:description/>
  <cp:lastModifiedBy>Le Duc Hoa</cp:lastModifiedBy>
  <cp:revision>6</cp:revision>
  <dcterms:created xsi:type="dcterms:W3CDTF">2020-03-29T06:34:00Z</dcterms:created>
  <dcterms:modified xsi:type="dcterms:W3CDTF">2020-03-30T00:57:00Z</dcterms:modified>
</cp:coreProperties>
</file>